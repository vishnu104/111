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DE9BA" w14:textId="0C09758B" w:rsidR="009C1036" w:rsidRDefault="009C1036"/>
    <w:p w14:paraId="61EF17A8" w14:textId="6F2DB690" w:rsidR="003006F2" w:rsidRDefault="00915DA8" w:rsidP="00EF6596">
      <w:pPr>
        <w:pStyle w:val="Heading1"/>
      </w:pPr>
      <w:ins w:id="0" w:author="Shamim Lateef" w:date="2022-03-30T22:56:00Z">
        <w:r>
          <w:t xml:space="preserve">IPND </w:t>
        </w:r>
      </w:ins>
      <w:r w:rsidR="003006F2">
        <w:t>VPC Design</w:t>
      </w:r>
      <w:ins w:id="1" w:author="Shamim Lateef" w:date="2022-03-30T22:56:00Z">
        <w:r>
          <w:t xml:space="preserve"> Overview</w:t>
        </w:r>
      </w:ins>
    </w:p>
    <w:p w14:paraId="47C19BA9" w14:textId="3476A8D1" w:rsidR="003006F2" w:rsidRDefault="00BE37B2">
      <w:r w:rsidRPr="00BE37B2">
        <w:drawing>
          <wp:inline distT="0" distB="0" distL="0" distR="0" wp14:anchorId="2F0919A7" wp14:editId="4F840FB2">
            <wp:extent cx="8863330" cy="501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162A" w14:textId="04BF00F0" w:rsidR="003006F2" w:rsidRDefault="003006F2"/>
    <w:p w14:paraId="2E93AB30" w14:textId="377248CD" w:rsidR="003006F2" w:rsidRDefault="003006F2" w:rsidP="00EF6596">
      <w:pPr>
        <w:pStyle w:val="Heading2"/>
      </w:pPr>
      <w:r>
        <w:t xml:space="preserve">Dev </w:t>
      </w:r>
      <w:r w:rsidR="0024668C">
        <w:t xml:space="preserve">VPC: </w:t>
      </w:r>
      <w:r w:rsidR="0024668C" w:rsidRPr="0024668C">
        <w:t>10.10.0.0/16</w:t>
      </w:r>
    </w:p>
    <w:p w14:paraId="3D7AEECD" w14:textId="0C85C336" w:rsidR="0024668C" w:rsidRDefault="0024668C" w:rsidP="0024668C">
      <w:r>
        <w:t xml:space="preserve">Firewall Subnet (AZ1) </w:t>
      </w:r>
      <w:r>
        <w:tab/>
      </w:r>
      <w:r>
        <w:tab/>
        <w:t>subnet-062ef1f8022699b40</w:t>
      </w:r>
      <w:r>
        <w:tab/>
        <w:t>10.10.0.0/24</w:t>
      </w:r>
    </w:p>
    <w:p w14:paraId="302813A1" w14:textId="27A69471" w:rsidR="0024668C" w:rsidRDefault="0024668C" w:rsidP="0024668C">
      <w:r>
        <w:t>Firewall Subnet (AZ2)</w:t>
      </w:r>
      <w:r>
        <w:tab/>
      </w:r>
      <w:r>
        <w:tab/>
        <w:t>subnet-0ddd6117c5abdddfa</w:t>
      </w:r>
      <w:r>
        <w:tab/>
        <w:t>10.10.1.0/24</w:t>
      </w:r>
    </w:p>
    <w:p w14:paraId="67CD8EDF" w14:textId="16C83F3D" w:rsidR="0024668C" w:rsidRDefault="0024668C" w:rsidP="0024668C">
      <w:r>
        <w:t>Presentation Subnet (AZ1)</w:t>
      </w:r>
      <w:r>
        <w:tab/>
        <w:t>subnet-033eed40ff43102a5</w:t>
      </w:r>
      <w:r>
        <w:tab/>
        <w:t>10.10.10.0/24</w:t>
      </w:r>
    </w:p>
    <w:p w14:paraId="53EEF0CE" w14:textId="1B2ECAC0" w:rsidR="0024668C" w:rsidRDefault="0024668C" w:rsidP="0024668C">
      <w:r>
        <w:t>Presentation Subnet (AZ2)</w:t>
      </w:r>
      <w:r>
        <w:tab/>
        <w:t>subnet-04dfda0c04b3af13d</w:t>
      </w:r>
      <w:r>
        <w:tab/>
        <w:t>10.10.11.0/24</w:t>
      </w:r>
    </w:p>
    <w:p w14:paraId="365FB49E" w14:textId="196733C8" w:rsidR="0024668C" w:rsidRDefault="0024668C" w:rsidP="0024668C">
      <w:r>
        <w:t>Application Subnet (AZ1)</w:t>
      </w:r>
      <w:r>
        <w:tab/>
        <w:t>subnet-04e04dd3d9b4d8262</w:t>
      </w:r>
      <w:r>
        <w:tab/>
        <w:t>10.10.20.0/24</w:t>
      </w:r>
    </w:p>
    <w:p w14:paraId="7F99278F" w14:textId="273A50BC" w:rsidR="0024668C" w:rsidRDefault="0024668C" w:rsidP="0024668C">
      <w:r>
        <w:t>Application Subnet (AZ2)</w:t>
      </w:r>
      <w:r>
        <w:tab/>
        <w:t>subnet-0cf210c6c75085de7</w:t>
      </w:r>
      <w:r>
        <w:tab/>
        <w:t>10.10.21.0/24</w:t>
      </w:r>
    </w:p>
    <w:p w14:paraId="20675190" w14:textId="14BCA7AE" w:rsidR="0024668C" w:rsidRDefault="0024668C" w:rsidP="0024668C">
      <w:r>
        <w:t>Database Subnet (AZ1)</w:t>
      </w:r>
      <w:r>
        <w:tab/>
      </w:r>
      <w:r>
        <w:tab/>
        <w:t>subnet-0ab5e8d4f43bc4f3a</w:t>
      </w:r>
      <w:r>
        <w:tab/>
        <w:t>10.10.30.0/24</w:t>
      </w:r>
    </w:p>
    <w:p w14:paraId="73319A7F" w14:textId="36356687" w:rsidR="0024668C" w:rsidRDefault="0024668C" w:rsidP="0024668C">
      <w:r>
        <w:t>Database Subnet (AZ2)</w:t>
      </w:r>
      <w:r>
        <w:tab/>
      </w:r>
      <w:r>
        <w:tab/>
        <w:t>subnet-09b2ab0b6596c51c7</w:t>
      </w:r>
      <w:r>
        <w:tab/>
        <w:t>10.10.31.0/24</w:t>
      </w:r>
    </w:p>
    <w:p w14:paraId="39AB1FBC" w14:textId="74ED4F34" w:rsidR="00561D86" w:rsidRDefault="00561D86" w:rsidP="0024668C"/>
    <w:p w14:paraId="77865192" w14:textId="659358A2" w:rsidR="00561D86" w:rsidRDefault="00561D86" w:rsidP="00EF6596">
      <w:pPr>
        <w:pStyle w:val="Heading2"/>
      </w:pPr>
      <w:r>
        <w:t xml:space="preserve">Test VPC: </w:t>
      </w:r>
      <w:r w:rsidRPr="0024668C">
        <w:t>10.1</w:t>
      </w:r>
      <w:r>
        <w:t>1</w:t>
      </w:r>
      <w:r w:rsidRPr="0024668C">
        <w:t>.0.0/16</w:t>
      </w:r>
    </w:p>
    <w:p w14:paraId="76F44193" w14:textId="2C5980F9" w:rsidR="00561D86" w:rsidRDefault="00561D86" w:rsidP="00561D86">
      <w:r>
        <w:t xml:space="preserve">Firewall Subnet (AZ1) </w:t>
      </w:r>
      <w:r>
        <w:tab/>
      </w:r>
      <w:r>
        <w:tab/>
        <w:t>subnet-062ef1f8022699b40</w:t>
      </w:r>
      <w:r>
        <w:tab/>
        <w:t>10.11.0.0/24</w:t>
      </w:r>
    </w:p>
    <w:p w14:paraId="1384A834" w14:textId="519B5694" w:rsidR="00561D86" w:rsidRDefault="00561D86" w:rsidP="00561D86">
      <w:r>
        <w:t>Firewall Subnet (AZ2)</w:t>
      </w:r>
      <w:r>
        <w:tab/>
      </w:r>
      <w:r>
        <w:tab/>
        <w:t>subnet-0ddd6117c5abdddfa</w:t>
      </w:r>
      <w:r>
        <w:tab/>
        <w:t>10.11.</w:t>
      </w:r>
      <w:ins w:id="2" w:author="Shamim Lateef" w:date="2022-03-30T22:56:00Z">
        <w:r w:rsidR="00097119">
          <w:t>2</w:t>
        </w:r>
      </w:ins>
      <w:del w:id="3" w:author="Shamim Lateef" w:date="2022-03-30T22:56:00Z">
        <w:r>
          <w:delText>1</w:delText>
        </w:r>
      </w:del>
      <w:r>
        <w:t>.0/24</w:t>
      </w:r>
    </w:p>
    <w:p w14:paraId="633599D9" w14:textId="1545297B" w:rsidR="00561D86" w:rsidRDefault="00561D86" w:rsidP="00561D86">
      <w:r>
        <w:t>Presentation Subnet (AZ1)</w:t>
      </w:r>
      <w:r>
        <w:tab/>
        <w:t>subnet-033eed40ff43102a5</w:t>
      </w:r>
      <w:r>
        <w:tab/>
        <w:t>10.11.10.0/24</w:t>
      </w:r>
    </w:p>
    <w:p w14:paraId="1A5BF433" w14:textId="71AC7746" w:rsidR="00561D86" w:rsidRDefault="00561D86" w:rsidP="00561D86">
      <w:r>
        <w:t>Presentation Subnet (AZ2)</w:t>
      </w:r>
      <w:r>
        <w:tab/>
        <w:t>subnet-04dfda0c04b3af13d</w:t>
      </w:r>
      <w:r>
        <w:tab/>
        <w:t>10.11.11.0/24</w:t>
      </w:r>
    </w:p>
    <w:p w14:paraId="54B3FE40" w14:textId="4BB3D9B5" w:rsidR="00561D86" w:rsidRDefault="00561D86" w:rsidP="00561D86">
      <w:r>
        <w:t>Application Subnet (AZ1)</w:t>
      </w:r>
      <w:r>
        <w:tab/>
        <w:t>subnet-04e04dd3d9b4d8262</w:t>
      </w:r>
      <w:r>
        <w:tab/>
        <w:t>10.11.20.0/24</w:t>
      </w:r>
    </w:p>
    <w:p w14:paraId="182DC028" w14:textId="03D336C2" w:rsidR="00561D86" w:rsidRDefault="00561D86" w:rsidP="00561D86">
      <w:r>
        <w:t>Application Subnet (AZ2)</w:t>
      </w:r>
      <w:r>
        <w:tab/>
        <w:t>subnet-0cf210c6c75085de7</w:t>
      </w:r>
      <w:r>
        <w:tab/>
        <w:t>10.11.21.0/24</w:t>
      </w:r>
    </w:p>
    <w:p w14:paraId="2E318F61" w14:textId="6674B7A1" w:rsidR="00561D86" w:rsidRDefault="00561D86" w:rsidP="00561D86">
      <w:r>
        <w:t>Database Subnet (AZ1)</w:t>
      </w:r>
      <w:r>
        <w:tab/>
      </w:r>
      <w:r>
        <w:tab/>
        <w:t>subnet-0ab5e8d4f43bc4f3a</w:t>
      </w:r>
      <w:r>
        <w:tab/>
        <w:t>10.11.30.0/24</w:t>
      </w:r>
    </w:p>
    <w:p w14:paraId="3E5655B4" w14:textId="39A4746C" w:rsidR="00561D86" w:rsidRDefault="00561D86" w:rsidP="00561D86">
      <w:r>
        <w:t>Database Subnet (AZ2)</w:t>
      </w:r>
      <w:r>
        <w:tab/>
      </w:r>
      <w:r>
        <w:tab/>
        <w:t>subnet-09b2ab0b6596c51c7</w:t>
      </w:r>
      <w:r>
        <w:tab/>
        <w:t>10.11.31.0/24</w:t>
      </w:r>
    </w:p>
    <w:p w14:paraId="4F046AE9" w14:textId="2D66B0DE" w:rsidR="00561D86" w:rsidRDefault="00561D86" w:rsidP="0024668C"/>
    <w:p w14:paraId="15300DC3" w14:textId="77C831FB" w:rsidR="00561D86" w:rsidRDefault="00561D86" w:rsidP="00EF6596">
      <w:pPr>
        <w:pStyle w:val="Heading2"/>
      </w:pPr>
      <w:r>
        <w:t xml:space="preserve">Prod VPC: </w:t>
      </w:r>
      <w:r w:rsidRPr="0024668C">
        <w:t>10.1</w:t>
      </w:r>
      <w:r>
        <w:t>2</w:t>
      </w:r>
      <w:r w:rsidRPr="0024668C">
        <w:t>.0.0/16</w:t>
      </w:r>
    </w:p>
    <w:p w14:paraId="6F8CB619" w14:textId="65E07874" w:rsidR="00561D86" w:rsidRDefault="00561D86" w:rsidP="00561D86">
      <w:r>
        <w:t xml:space="preserve">Firewall Subnet (AZ1) </w:t>
      </w:r>
      <w:r>
        <w:tab/>
      </w:r>
      <w:r>
        <w:tab/>
        <w:t>subnet-062ef1f8022699b40</w:t>
      </w:r>
      <w:r>
        <w:tab/>
        <w:t>10.12.0.0/24</w:t>
      </w:r>
    </w:p>
    <w:p w14:paraId="0432C922" w14:textId="322A5A4F" w:rsidR="00561D86" w:rsidRDefault="00561D86" w:rsidP="00561D86">
      <w:r>
        <w:t>Firewall Subnet (AZ2)</w:t>
      </w:r>
      <w:r>
        <w:tab/>
      </w:r>
      <w:r>
        <w:tab/>
        <w:t>subnet-0ddd6117c5abdddfa</w:t>
      </w:r>
      <w:r>
        <w:tab/>
        <w:t>10.12.1.0/24</w:t>
      </w:r>
    </w:p>
    <w:p w14:paraId="2B5ACE22" w14:textId="6B8D128F" w:rsidR="00561D86" w:rsidRDefault="00561D86" w:rsidP="00561D86">
      <w:r>
        <w:t>Presentation Subnet (AZ1)</w:t>
      </w:r>
      <w:r>
        <w:tab/>
        <w:t>subnet-033eed40ff43102a5</w:t>
      </w:r>
      <w:r>
        <w:tab/>
        <w:t>10.12.10.0/24</w:t>
      </w:r>
    </w:p>
    <w:p w14:paraId="55A2AB58" w14:textId="18CD83BA" w:rsidR="00561D86" w:rsidRDefault="00561D86" w:rsidP="00561D86">
      <w:r>
        <w:t>Presentation Subnet (AZ2)</w:t>
      </w:r>
      <w:r>
        <w:tab/>
        <w:t>subnet-04dfda0c04b3af13d</w:t>
      </w:r>
      <w:r>
        <w:tab/>
        <w:t>10.12.11.0/24</w:t>
      </w:r>
    </w:p>
    <w:p w14:paraId="5C942343" w14:textId="72909369" w:rsidR="00561D86" w:rsidRDefault="00561D86" w:rsidP="00561D86">
      <w:r>
        <w:t>Application Subnet (AZ1)</w:t>
      </w:r>
      <w:r>
        <w:tab/>
        <w:t>subnet-04e04dd3d9b4d8262</w:t>
      </w:r>
      <w:r>
        <w:tab/>
        <w:t>10.12.20.0/24</w:t>
      </w:r>
    </w:p>
    <w:p w14:paraId="3A19A871" w14:textId="151283F1" w:rsidR="00561D86" w:rsidRDefault="00561D86" w:rsidP="00561D86">
      <w:r>
        <w:t>Application Subnet (AZ2)</w:t>
      </w:r>
      <w:r>
        <w:tab/>
        <w:t>subnet-0cf210c6c75085de7</w:t>
      </w:r>
      <w:r>
        <w:tab/>
        <w:t>10.12.21.0/24</w:t>
      </w:r>
    </w:p>
    <w:p w14:paraId="055FCE7F" w14:textId="2FEFB09E" w:rsidR="00561D86" w:rsidRDefault="00561D86" w:rsidP="00561D86">
      <w:r>
        <w:t>Database Subnet (AZ1)</w:t>
      </w:r>
      <w:r>
        <w:tab/>
      </w:r>
      <w:r>
        <w:tab/>
        <w:t>subnet-0ab5e8d4f43bc4f3a</w:t>
      </w:r>
      <w:r>
        <w:tab/>
        <w:t>10.12.30.0/24</w:t>
      </w:r>
    </w:p>
    <w:p w14:paraId="478190A3" w14:textId="3E5F0455" w:rsidR="00561D86" w:rsidRDefault="00561D86" w:rsidP="00561D86">
      <w:r>
        <w:t>Database Subnet (AZ2)</w:t>
      </w:r>
      <w:r>
        <w:tab/>
      </w:r>
      <w:r>
        <w:tab/>
        <w:t>subnet-09b2ab0b6596c51c7</w:t>
      </w:r>
      <w:r>
        <w:tab/>
        <w:t>10.12.31.0/24</w:t>
      </w:r>
    </w:p>
    <w:p w14:paraId="5E36094B" w14:textId="5A0F68F9" w:rsidR="00561D86" w:rsidRDefault="00561D86" w:rsidP="00561D86"/>
    <w:p w14:paraId="1C3AF36C" w14:textId="66943C3F" w:rsidR="00561D86" w:rsidRDefault="00561D86" w:rsidP="00EF6596">
      <w:pPr>
        <w:pStyle w:val="Heading1"/>
      </w:pPr>
      <w:r>
        <w:t>Server Ips:</w:t>
      </w:r>
    </w:p>
    <w:tbl>
      <w:tblPr>
        <w:tblW w:w="14309" w:type="dxa"/>
        <w:tblLook w:val="04A0" w:firstRow="1" w:lastRow="0" w:firstColumn="1" w:lastColumn="0" w:noHBand="0" w:noVBand="1"/>
      </w:tblPr>
      <w:tblGrid>
        <w:gridCol w:w="1660"/>
        <w:gridCol w:w="1935"/>
        <w:gridCol w:w="1644"/>
        <w:gridCol w:w="2002"/>
        <w:gridCol w:w="2851"/>
        <w:gridCol w:w="3318"/>
        <w:gridCol w:w="899"/>
      </w:tblGrid>
      <w:tr w:rsidR="00561D86" w:rsidRPr="00561D86" w14:paraId="7F3DA9C9" w14:textId="77777777" w:rsidTr="00561D86">
        <w:trPr>
          <w:trHeight w:val="357"/>
        </w:trPr>
        <w:tc>
          <w:tcPr>
            <w:tcW w:w="3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E2EFDA"/>
            <w:noWrap/>
            <w:hideMark/>
          </w:tcPr>
          <w:p w14:paraId="3EA8E2AB" w14:textId="77777777" w:rsidR="00561D86" w:rsidRPr="00561D86" w:rsidRDefault="00561D86" w:rsidP="00561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  <w:t>DEV - 10.10.0.0/16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9FFC0"/>
            <w:noWrap/>
            <w:hideMark/>
          </w:tcPr>
          <w:p w14:paraId="700C7D8E" w14:textId="77777777" w:rsidR="00561D86" w:rsidRPr="00561D86" w:rsidRDefault="00561D86" w:rsidP="00561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  <w:t>TEST - 10.11.0.0/16</w:t>
            </w:r>
          </w:p>
        </w:tc>
        <w:tc>
          <w:tcPr>
            <w:tcW w:w="70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A399CB6" w14:textId="77777777" w:rsidR="00561D86" w:rsidRPr="00561D86" w:rsidRDefault="00561D86" w:rsidP="00561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en-AU"/>
              </w:rPr>
              <w:t>PROD - 10.12.0.0/16</w:t>
            </w:r>
          </w:p>
        </w:tc>
      </w:tr>
      <w:tr w:rsidR="00561D86" w:rsidRPr="00561D86" w14:paraId="044230EA" w14:textId="77777777" w:rsidTr="00561D86">
        <w:trPr>
          <w:trHeight w:val="319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7BA782A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  <w:t>Host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44BF33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  <w:t>IP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0BF82B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  <w:t>Host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E07781B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  <w:t>IP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F978FC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  <w:t>Host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473BBA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8"/>
                <w:szCs w:val="28"/>
                <w:lang w:eastAsia="en-AU"/>
              </w:rPr>
              <w:t>IP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6F3DBBF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AU"/>
              </w:rPr>
              <w:t>AZ</w:t>
            </w:r>
          </w:p>
        </w:tc>
      </w:tr>
      <w:tr w:rsidR="00561D86" w:rsidRPr="00561D86" w14:paraId="182BDF69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A537FBE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4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5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dfw01-1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20589290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6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7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10.10.0.5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00FB5F6E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8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9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tfw01-1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688AC84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10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11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10.11.0.5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44F2E95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12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13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pfw01-1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6CBAB4E9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14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15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10.12.0.5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1BB43FB" w14:textId="77777777" w:rsidR="00561D86" w:rsidRPr="00097119" w:rsidRDefault="00561D86" w:rsidP="00561D86">
            <w:pPr>
              <w:spacing w:after="0" w:line="240" w:lineRule="auto"/>
              <w:jc w:val="right"/>
              <w:rPr>
                <w:rFonts w:ascii="Calibri" w:hAnsi="Calibri"/>
                <w:strike/>
                <w:color w:val="000000"/>
                <w:sz w:val="24"/>
                <w:rPrChange w:id="16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17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1</w:t>
            </w:r>
          </w:p>
        </w:tc>
      </w:tr>
      <w:tr w:rsidR="00561D86" w:rsidRPr="00561D86" w14:paraId="05B2A74C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6266FD9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18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19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dfw01-2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B9DB437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20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21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10.10.1.5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1C17A0C3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22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23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tfw01-2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17F1934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24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25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10.11.</w:t>
            </w:r>
            <w:ins w:id="26" w:author="Shamim Lateef" w:date="2022-03-30T22:56:00Z">
              <w:r w:rsidR="00097119" w:rsidRPr="00097119">
                <w:rPr>
                  <w:rFonts w:ascii="Calibri" w:eastAsia="Times New Roman" w:hAnsi="Calibri" w:cs="Calibri"/>
                  <w:b/>
                  <w:bCs/>
                  <w:strike/>
                  <w:color w:val="00B050"/>
                  <w:sz w:val="24"/>
                  <w:szCs w:val="24"/>
                  <w:lang w:eastAsia="en-AU"/>
                </w:rPr>
                <w:t>2</w:t>
              </w:r>
            </w:ins>
            <w:del w:id="27" w:author="Shamim Lateef" w:date="2022-03-30T22:56:00Z">
              <w:r w:rsidRPr="00561D86">
                <w:rPr>
                  <w:rFonts w:ascii="Calibri" w:eastAsia="Times New Roman" w:hAnsi="Calibri" w:cs="Calibri"/>
                  <w:b/>
                  <w:bCs/>
                  <w:color w:val="00B050"/>
                  <w:sz w:val="24"/>
                  <w:szCs w:val="24"/>
                  <w:lang w:eastAsia="en-AU"/>
                </w:rPr>
                <w:delText>1</w:delText>
              </w:r>
            </w:del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28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.5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13F6BADB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strike/>
                <w:color w:val="000000"/>
                <w:sz w:val="24"/>
                <w:rPrChange w:id="29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30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pfw01-2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B6B2AAA" w14:textId="77777777" w:rsidR="00561D86" w:rsidRPr="00097119" w:rsidRDefault="00561D86" w:rsidP="00561D86">
            <w:pPr>
              <w:spacing w:after="0" w:line="240" w:lineRule="auto"/>
              <w:rPr>
                <w:rFonts w:ascii="Calibri" w:hAnsi="Calibri"/>
                <w:b/>
                <w:strike/>
                <w:color w:val="00B050"/>
                <w:sz w:val="24"/>
                <w:rPrChange w:id="31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b/>
                <w:strike/>
                <w:color w:val="00B050"/>
                <w:sz w:val="24"/>
                <w:rPrChange w:id="32" w:author="Shamim Lateef" w:date="2022-03-30T22:56:00Z">
                  <w:rPr>
                    <w:rFonts w:ascii="Calibri" w:eastAsia="Times New Roman" w:hAnsi="Calibri" w:cs="Calibri"/>
                    <w:b/>
                    <w:bCs/>
                    <w:color w:val="00B050"/>
                    <w:sz w:val="24"/>
                    <w:szCs w:val="24"/>
                    <w:lang w:eastAsia="en-AU"/>
                  </w:rPr>
                </w:rPrChange>
              </w:rPr>
              <w:t>10.12.1.5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950A40F" w14:textId="77777777" w:rsidR="00561D86" w:rsidRPr="00097119" w:rsidRDefault="00561D86" w:rsidP="00561D86">
            <w:pPr>
              <w:spacing w:after="0" w:line="240" w:lineRule="auto"/>
              <w:jc w:val="right"/>
              <w:rPr>
                <w:rFonts w:ascii="Calibri" w:hAnsi="Calibri"/>
                <w:strike/>
                <w:color w:val="000000"/>
                <w:sz w:val="24"/>
                <w:rPrChange w:id="33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</w:pPr>
            <w:r w:rsidRPr="00097119">
              <w:rPr>
                <w:rFonts w:ascii="Calibri" w:hAnsi="Calibri"/>
                <w:strike/>
                <w:color w:val="000000"/>
                <w:sz w:val="24"/>
                <w:rPrChange w:id="34" w:author="Shamim Lateef" w:date="2022-03-30T22:56:00Z">
                  <w:rPr>
                    <w:rFonts w:ascii="Calibri" w:eastAsia="Times New Roman" w:hAnsi="Calibri" w:cs="Calibri"/>
                    <w:color w:val="000000"/>
                    <w:sz w:val="24"/>
                    <w:szCs w:val="24"/>
                    <w:lang w:eastAsia="en-AU"/>
                  </w:rPr>
                </w:rPrChange>
              </w:rPr>
              <w:t>2</w:t>
            </w:r>
          </w:p>
        </w:tc>
      </w:tr>
      <w:tr w:rsidR="00561D86" w:rsidRPr="00561D86" w14:paraId="5D526023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31C8CBE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dbast01-1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7F4326B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10.10.10.10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E315DD3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tbast01-1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6E9409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10.11.10.10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D5FD1FF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pbast01-1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008081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10.12.10.10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F2C30A0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2585DB6A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3C3EFBD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dbast01-2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5750AB9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10.10.11.10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CD2BD8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tbast01-2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BBECF4B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10.11.11.10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22360D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pbast01-2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247D859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10.12.11.10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943B50F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3E92F3EE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B3F389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dvpn01-1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36BC75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10.10.10.20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38CB0216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tvpn01-1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F1BE9A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10.11.10.20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CDF4F1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pvpn01-1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DEABBC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10.12.10.20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1330D53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7E6388CD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26A4D5F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dvpn01-2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CB0484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10.10.11.20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31D1C1C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tvpn01-2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704D8E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10.11.11.20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001B9F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pvpn01-2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D47D402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10.12.11.20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179D08B3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18A9C288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4B840F2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dadm01-1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2445BCD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10.10.20.30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226B032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tadm01-1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7E65216B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10.11.20.30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8C00AC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padm01-1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A6AF09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10.12.20.30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39C27A6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777441F7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439889D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dadm01-2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4DEDAE7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10.10.21.30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3249DFA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tadm01-2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715986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10.11.21.30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285857B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padm01-2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75EB18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10.12.21.30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6CC520B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3EDA4365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421395F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dfts01-1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046E157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10.10.20.40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0E39D75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tfts01-1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5C07C48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10.11.20.40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10C5726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pfts01-1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178254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10.12.20.40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93B9BF1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66F58166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5658412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lastRenderedPageBreak/>
              <w:t>dfts01-2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2C919C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10.10.21.40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7EE337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tfts01-2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18385B9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10.11.21.40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51E1B53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pfts01-2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F0B21D6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10.12.21.40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91DCAAF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7A6BC62A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7372207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dwbs01-1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7C552D9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10.10.20.50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6AC3773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twbs01-1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67C04B3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10.11.20.50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7129AE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pwbs01-1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FCE7266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10.12.20.50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E07C05F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3BCA1F01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39E284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dwbs01-2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357CF34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10.10.21.50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158ECF4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twbs01-2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22B3A04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10.11.21.50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6017AAF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pwbs01-2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705A46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10.12.21.50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E812735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273C940F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541441D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dcore01-1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282F35E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10.10.20.60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363342A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tcore01-1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679187F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10.11.20.60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519F382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pcore01-1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F9FA7D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10.12.20.60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AF6558C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71D406D8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5A08BFC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dcore01-2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CB1A483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10.10.21.60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6600F50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tcore01-2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4DC5EE2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10.11.21.60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D4E46B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pcore01-2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EFC315F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10.12.21.60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BFF079E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63B0709F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6E17937D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daps01-1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1982088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10.10.20.70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2C8E5FC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taps01-1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6CFD911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10.11.20.70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6B2F3F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paps01-1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A4747B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10.12.20.70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B981027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7FF08E2A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02DD766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daps01-2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051423D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10.10.21.70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70AEA699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taps01-2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FC0"/>
            <w:noWrap/>
            <w:hideMark/>
          </w:tcPr>
          <w:p w14:paraId="773A29B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10.11.21.70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D5F430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paps01-2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1A9A11A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10.12.21.70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3A4AF94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1F77A557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D373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EB5B9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E56F8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B3CFD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EAF8807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ufts01-1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F0277B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10.12.40.40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CB88FF7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17C02EE6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AD55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C6E97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9974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AE7FC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332772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ufts01-2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6211ED61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10.12.41.40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64CC96C0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736D8D93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3FDA7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D02D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2663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8E36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7DA9D30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uwbs01-1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8CCFFBF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10.12.40.50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B7C1CE6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42A88DDD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D416E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EAB5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0021C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DCA4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1E564BC8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uwbs01-2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6FA6071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10.12.41.50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F6A78C9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22CC6ACE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1EC4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29FB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B67CA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96F8B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5F592C6B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ucore01-1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B09E7B3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10.12.40.60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60AAE45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18F1E9D2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A1D3B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02358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8C8AE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694B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E9F30EC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ucore01-2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C249CEE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10.12.41.60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23A55671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  <w:tr w:rsidR="00561D86" w:rsidRPr="00561D86" w14:paraId="6A426C71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3DCAE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5CC51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BEF61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3FAC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0A765E63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uaps01-1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A0FB894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10.12.40.70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48290F72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1</w:t>
            </w:r>
          </w:p>
        </w:tc>
      </w:tr>
      <w:tr w:rsidR="00561D86" w:rsidRPr="00561D86" w14:paraId="3DA47BCF" w14:textId="77777777" w:rsidTr="00561D86">
        <w:trPr>
          <w:trHeight w:val="26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17B3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F009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98A73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116F3" w14:textId="77777777" w:rsidR="00561D86" w:rsidRPr="00561D86" w:rsidRDefault="00561D86" w:rsidP="00561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  <w:tc>
          <w:tcPr>
            <w:tcW w:w="2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C7A3275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uaps01-2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36EE859A" w14:textId="77777777" w:rsidR="00561D86" w:rsidRPr="00561D86" w:rsidRDefault="00561D86" w:rsidP="00561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eastAsia="en-AU"/>
              </w:rPr>
              <w:t>10.12.41.70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4B6"/>
            <w:noWrap/>
            <w:hideMark/>
          </w:tcPr>
          <w:p w14:paraId="77882947" w14:textId="77777777" w:rsidR="00561D86" w:rsidRPr="00561D86" w:rsidRDefault="00561D86" w:rsidP="00561D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</w:pPr>
            <w:r w:rsidRPr="00561D8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AU"/>
              </w:rPr>
              <w:t>2</w:t>
            </w:r>
          </w:p>
        </w:tc>
      </w:tr>
    </w:tbl>
    <w:p w14:paraId="5FD83405" w14:textId="77777777" w:rsidR="00561D86" w:rsidRDefault="00561D86" w:rsidP="00561D86"/>
    <w:p w14:paraId="579BF5C3" w14:textId="64A1976D" w:rsidR="00561D86" w:rsidRDefault="00561D86" w:rsidP="0024668C"/>
    <w:p w14:paraId="263B293D" w14:textId="46A9BE36" w:rsidR="00E5030B" w:rsidRDefault="00097119" w:rsidP="0024668C">
      <w:ins w:id="35" w:author="Shamim Lateef" w:date="2022-03-30T22:56:00Z">
        <w:r>
          <w:t>Note: AWS n/w Firewall used and auto assigns IP from the subnet range.</w:t>
        </w:r>
      </w:ins>
    </w:p>
    <w:p w14:paraId="78F2E82B" w14:textId="19C1AF90" w:rsidR="00E5030B" w:rsidRDefault="00E5030B" w:rsidP="0024668C"/>
    <w:p w14:paraId="1595CB57" w14:textId="77777777" w:rsidR="00EF6596" w:rsidRDefault="00EF6596" w:rsidP="0024668C"/>
    <w:p w14:paraId="4AB2AD2B" w14:textId="2AA55A42" w:rsidR="00EF6596" w:rsidRDefault="00F94264" w:rsidP="00DC5976">
      <w:pPr>
        <w:pStyle w:val="Heading1"/>
      </w:pPr>
      <w:r>
        <w:lastRenderedPageBreak/>
        <w:t>Route Tables:</w:t>
      </w:r>
    </w:p>
    <w:p w14:paraId="2484675A" w14:textId="7EDDAB82" w:rsidR="00251632" w:rsidRDefault="002C6B9D" w:rsidP="00251632">
      <w:r w:rsidRPr="002C6B9D">
        <w:rPr>
          <w:noProof/>
        </w:rPr>
        <w:drawing>
          <wp:inline distT="0" distB="0" distL="0" distR="0" wp14:anchorId="1E1B35CF" wp14:editId="61DC6A1C">
            <wp:extent cx="8863330" cy="4923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E38C" w14:textId="77777777" w:rsidR="00DF523F" w:rsidRPr="00251632" w:rsidRDefault="00DF523F" w:rsidP="00251632"/>
    <w:p w14:paraId="16DB9A57" w14:textId="6B966EE7" w:rsidR="000B1A55" w:rsidRDefault="000B1A55" w:rsidP="00DC5976">
      <w:pPr>
        <w:pStyle w:val="Heading2"/>
      </w:pPr>
      <w:r>
        <w:lastRenderedPageBreak/>
        <w:t>Dev Firewall Subnet: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0B1A55" w:rsidRPr="000B1A55" w14:paraId="46140E65" w14:textId="77777777" w:rsidTr="000B1A55">
        <w:trPr>
          <w:trHeight w:val="242"/>
        </w:trPr>
        <w:tc>
          <w:tcPr>
            <w:tcW w:w="1980" w:type="dxa"/>
            <w:hideMark/>
          </w:tcPr>
          <w:p w14:paraId="49690C27" w14:textId="77777777" w:rsidR="000B1A55" w:rsidRPr="000B1A55" w:rsidRDefault="000B1A55" w:rsidP="000B1A55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5E040CCE" w14:textId="77777777" w:rsidR="000B1A55" w:rsidRPr="000B1A55" w:rsidRDefault="000B1A55" w:rsidP="000B1A55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3E726832" w14:textId="6E29EEF6" w:rsidR="000B1A55" w:rsidRPr="000B1A55" w:rsidRDefault="000B1A55" w:rsidP="000B1A55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0B1A55" w:rsidRPr="000B1A55" w14:paraId="114CE6EC" w14:textId="77777777" w:rsidTr="000B1A55">
        <w:trPr>
          <w:trHeight w:val="242"/>
        </w:trPr>
        <w:tc>
          <w:tcPr>
            <w:tcW w:w="1980" w:type="dxa"/>
            <w:hideMark/>
          </w:tcPr>
          <w:p w14:paraId="0A79166E" w14:textId="77777777" w:rsidR="000B1A55" w:rsidRPr="000B1A55" w:rsidRDefault="000B1A55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625E365A" w14:textId="77777777" w:rsidR="000B1A55" w:rsidRPr="000B1A55" w:rsidRDefault="00BE37B2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8" w:anchor="igws:internetGatewayId=igw-046dc36f22e712278" w:tgtFrame="_top" w:history="1">
              <w:r w:rsidR="000B1A55" w:rsidRPr="000B1A55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igw-046dc36f22e712278</w:t>
              </w:r>
            </w:hyperlink>
          </w:p>
        </w:tc>
        <w:tc>
          <w:tcPr>
            <w:tcW w:w="5386" w:type="dxa"/>
            <w:hideMark/>
          </w:tcPr>
          <w:p w14:paraId="729D22CC" w14:textId="5A704B33" w:rsidR="000B1A55" w:rsidRPr="000B1A55" w:rsidRDefault="000B1A55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Internet Gateway for external traffic</w:t>
            </w:r>
          </w:p>
        </w:tc>
      </w:tr>
      <w:tr w:rsidR="000B1A55" w:rsidRPr="000B1A55" w14:paraId="775B812B" w14:textId="77777777" w:rsidTr="000B1A55">
        <w:trPr>
          <w:trHeight w:val="228"/>
        </w:trPr>
        <w:tc>
          <w:tcPr>
            <w:tcW w:w="1980" w:type="dxa"/>
            <w:hideMark/>
          </w:tcPr>
          <w:p w14:paraId="4E43941F" w14:textId="77777777" w:rsidR="000B1A55" w:rsidRPr="000B1A55" w:rsidRDefault="000B1A55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10.10.0.0/16</w:t>
            </w:r>
          </w:p>
        </w:tc>
        <w:tc>
          <w:tcPr>
            <w:tcW w:w="2977" w:type="dxa"/>
            <w:hideMark/>
          </w:tcPr>
          <w:p w14:paraId="11963F6F" w14:textId="77777777" w:rsidR="000B1A55" w:rsidRPr="000B1A55" w:rsidRDefault="000B1A55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0B4529A6" w14:textId="4EA067E5" w:rsidR="000B1A55" w:rsidRPr="000B1A55" w:rsidRDefault="009638A1" w:rsidP="000B1A5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</w:tbl>
    <w:p w14:paraId="05297E8B" w14:textId="77777777" w:rsidR="000B1A55" w:rsidRPr="000B1A55" w:rsidRDefault="000B1A55" w:rsidP="000B1A55"/>
    <w:p w14:paraId="3291BC31" w14:textId="620C8F20" w:rsidR="00F94264" w:rsidRDefault="00F94264" w:rsidP="00DC5976">
      <w:pPr>
        <w:pStyle w:val="Heading2"/>
      </w:pPr>
      <w:r>
        <w:t>Dev Public Subnet: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57"/>
        <w:gridCol w:w="3000"/>
        <w:gridCol w:w="5386"/>
      </w:tblGrid>
      <w:tr w:rsidR="00F94264" w:rsidRPr="00F94264" w14:paraId="6EE25EF5" w14:textId="77777777" w:rsidTr="00F94264">
        <w:trPr>
          <w:trHeight w:val="230"/>
        </w:trPr>
        <w:tc>
          <w:tcPr>
            <w:tcW w:w="1957" w:type="dxa"/>
          </w:tcPr>
          <w:p w14:paraId="5F9FF8DF" w14:textId="4F7329BC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3000" w:type="dxa"/>
          </w:tcPr>
          <w:p w14:paraId="171B7A60" w14:textId="1014FF25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</w:tcPr>
          <w:p w14:paraId="143275EA" w14:textId="61AD527E" w:rsid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F94264" w:rsidRPr="00F94264" w14:paraId="4EE74097" w14:textId="12B532B3" w:rsidTr="00F94264">
        <w:trPr>
          <w:trHeight w:val="230"/>
        </w:trPr>
        <w:tc>
          <w:tcPr>
            <w:tcW w:w="1957" w:type="dxa"/>
            <w:hideMark/>
          </w:tcPr>
          <w:p w14:paraId="4AF24F2E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10.11.110.8/32</w:t>
            </w:r>
          </w:p>
        </w:tc>
        <w:tc>
          <w:tcPr>
            <w:tcW w:w="3000" w:type="dxa"/>
            <w:hideMark/>
          </w:tcPr>
          <w:p w14:paraId="4CD467A9" w14:textId="68CA2A62" w:rsidR="00F94264" w:rsidRP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9" w:anchor="NIC:networkInterfaceId=eni-0926488b6440d5e73" w:tgtFrame="_blank" w:history="1">
              <w:r w:rsidR="00F94264" w:rsidRPr="00F94264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eni-0926488b6440d5e73  </w:t>
              </w:r>
            </w:hyperlink>
          </w:p>
        </w:tc>
        <w:tc>
          <w:tcPr>
            <w:tcW w:w="5386" w:type="dxa"/>
          </w:tcPr>
          <w:p w14:paraId="4C66B9CB" w14:textId="52082DC6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VPN server to FTS floating IP. </w:t>
            </w:r>
            <w:r w:rsid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Target a</w:t>
            </w: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utomatically gets updated </w:t>
            </w:r>
            <w:r w:rsid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via start-up script </w:t>
            </w: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to the applicable ENI based on the server zone</w:t>
            </w:r>
          </w:p>
        </w:tc>
      </w:tr>
      <w:tr w:rsidR="00F94264" w:rsidRPr="00F94264" w14:paraId="7C93A8C9" w14:textId="1BF28680" w:rsidTr="00F94264">
        <w:trPr>
          <w:trHeight w:val="230"/>
        </w:trPr>
        <w:tc>
          <w:tcPr>
            <w:tcW w:w="1957" w:type="dxa"/>
            <w:hideMark/>
          </w:tcPr>
          <w:p w14:paraId="18A5B11B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10.10.0.0/16</w:t>
            </w:r>
          </w:p>
        </w:tc>
        <w:tc>
          <w:tcPr>
            <w:tcW w:w="3000" w:type="dxa"/>
            <w:hideMark/>
          </w:tcPr>
          <w:p w14:paraId="278820E4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</w:tcPr>
          <w:p w14:paraId="421EA99A" w14:textId="56F9410E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F94264" w:rsidRPr="00F94264" w14:paraId="63BC9124" w14:textId="2D5D4F44" w:rsidTr="00F94264">
        <w:trPr>
          <w:trHeight w:val="217"/>
        </w:trPr>
        <w:tc>
          <w:tcPr>
            <w:tcW w:w="1957" w:type="dxa"/>
            <w:hideMark/>
          </w:tcPr>
          <w:p w14:paraId="47BF0FC5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3000" w:type="dxa"/>
            <w:hideMark/>
          </w:tcPr>
          <w:p w14:paraId="700CAEAF" w14:textId="77777777" w:rsidR="00F94264" w:rsidRDefault="00BE37B2" w:rsidP="00F94264">
            <w:hyperlink r:id="rId10" w:anchor="Endpoints:vpcEndpointId=vpce-0006390e9890f3abc" w:tgtFrame="_top" w:history="1">
              <w:r w:rsidR="002508C0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</w:rPr>
                <w:t>vpce-0006390e9890f3abc</w:t>
              </w:r>
            </w:hyperlink>
            <w:r w:rsidR="00015904">
              <w:t>,</w:t>
            </w:r>
          </w:p>
          <w:p w14:paraId="07CCD003" w14:textId="0D598A38" w:rsidR="00015904" w:rsidRP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1" w:anchor="Endpoints:vpcEndpointId=vpce-0059471415b232bb3" w:tgtFrame="_top" w:history="1">
              <w:r w:rsidR="00AE3A94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</w:rPr>
                <w:t>vpce-0059471415b232bb3</w:t>
              </w:r>
            </w:hyperlink>
          </w:p>
        </w:tc>
        <w:tc>
          <w:tcPr>
            <w:tcW w:w="5386" w:type="dxa"/>
          </w:tcPr>
          <w:p w14:paraId="6FB6A0C4" w14:textId="66BFC7CD" w:rsidR="00F94264" w:rsidRPr="00F94264" w:rsidRDefault="002508C0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Firewall</w:t>
            </w:r>
            <w:r w:rsid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 </w:t>
            </w:r>
            <w:r w:rsidR="009F31F9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Endpoint </w:t>
            </w:r>
            <w:r w:rsid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for external traffic</w:t>
            </w:r>
          </w:p>
        </w:tc>
      </w:tr>
    </w:tbl>
    <w:p w14:paraId="3DE12080" w14:textId="289C8C8D" w:rsidR="00F94264" w:rsidRDefault="00F94264" w:rsidP="0024668C"/>
    <w:p w14:paraId="18C8C1EF" w14:textId="7AF39607" w:rsidR="00F94264" w:rsidRDefault="00F94264" w:rsidP="00DC5976">
      <w:pPr>
        <w:pStyle w:val="Heading2"/>
      </w:pPr>
      <w:r>
        <w:t>Dev Private Subnet</w:t>
      </w:r>
      <w:r w:rsidR="00DC5976">
        <w:t>s</w:t>
      </w:r>
      <w:r>
        <w:t>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F94264" w:rsidRPr="00F94264" w14:paraId="0E78C365" w14:textId="77777777" w:rsidTr="00F94264">
        <w:trPr>
          <w:trHeight w:val="257"/>
        </w:trPr>
        <w:tc>
          <w:tcPr>
            <w:tcW w:w="1980" w:type="dxa"/>
            <w:hideMark/>
          </w:tcPr>
          <w:p w14:paraId="0E0FC37B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0DCAEE13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76073B3E" w14:textId="107B712D" w:rsidR="00F94264" w:rsidRPr="00F94264" w:rsidRDefault="00F94264" w:rsidP="00F94264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F94264" w:rsidRPr="00F94264" w14:paraId="5D783521" w14:textId="77777777" w:rsidTr="00F94264">
        <w:trPr>
          <w:trHeight w:val="257"/>
        </w:trPr>
        <w:tc>
          <w:tcPr>
            <w:tcW w:w="1980" w:type="dxa"/>
            <w:hideMark/>
          </w:tcPr>
          <w:p w14:paraId="49ECB58F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10.11.119.0/24</w:t>
            </w:r>
          </w:p>
        </w:tc>
        <w:tc>
          <w:tcPr>
            <w:tcW w:w="2977" w:type="dxa"/>
            <w:hideMark/>
          </w:tcPr>
          <w:p w14:paraId="18FE0DD0" w14:textId="77777777" w:rsidR="00F94264" w:rsidRP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2" w:anchor="NIC:networkInterfaceId=eni-0a580f45595e5dbd8" w:tgtFrame="_blank" w:history="1">
              <w:r w:rsidR="00F94264" w:rsidRPr="00F94264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eni-0a580f45595e5dbd8  </w:t>
              </w:r>
            </w:hyperlink>
          </w:p>
        </w:tc>
        <w:tc>
          <w:tcPr>
            <w:tcW w:w="5386" w:type="dxa"/>
            <w:hideMark/>
          </w:tcPr>
          <w:p w14:paraId="5EEA4C26" w14:textId="694E03F9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FTS to VPN Traffic (Dynamic Range)</w:t>
            </w:r>
            <w:r w:rsid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. Target automatically gets updated via start-up script to the applicable ENI based on the server zone</w:t>
            </w:r>
          </w:p>
        </w:tc>
      </w:tr>
      <w:tr w:rsidR="00F94264" w:rsidRPr="00F94264" w14:paraId="61C2DFEB" w14:textId="77777777" w:rsidTr="00F94264">
        <w:trPr>
          <w:trHeight w:val="242"/>
        </w:trPr>
        <w:tc>
          <w:tcPr>
            <w:tcW w:w="1980" w:type="dxa"/>
            <w:hideMark/>
          </w:tcPr>
          <w:p w14:paraId="679B1F55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10.11.120.0/22</w:t>
            </w:r>
          </w:p>
        </w:tc>
        <w:tc>
          <w:tcPr>
            <w:tcW w:w="2977" w:type="dxa"/>
            <w:hideMark/>
          </w:tcPr>
          <w:p w14:paraId="450DF2BE" w14:textId="77777777" w:rsidR="00F94264" w:rsidRP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3" w:anchor="NIC:networkInterfaceId=eni-0a580f45595e5dbd8" w:tgtFrame="_blank" w:history="1">
              <w:r w:rsidR="00F94264" w:rsidRPr="00F94264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eni-0a580f45595e5dbd8  </w:t>
              </w:r>
            </w:hyperlink>
          </w:p>
        </w:tc>
        <w:tc>
          <w:tcPr>
            <w:tcW w:w="5386" w:type="dxa"/>
            <w:hideMark/>
          </w:tcPr>
          <w:p w14:paraId="2F977DD3" w14:textId="74F876D4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FTS to VPN Traffic (Static Range)</w:t>
            </w:r>
            <w:r w:rsid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. Target automatically gets updated via start-up script to the applicable ENI based on the server zone</w:t>
            </w:r>
          </w:p>
        </w:tc>
      </w:tr>
      <w:tr w:rsidR="00F94264" w:rsidRPr="00F94264" w14:paraId="4D9FC1C4" w14:textId="77777777" w:rsidTr="00F94264">
        <w:trPr>
          <w:trHeight w:val="257"/>
        </w:trPr>
        <w:tc>
          <w:tcPr>
            <w:tcW w:w="1980" w:type="dxa"/>
            <w:hideMark/>
          </w:tcPr>
          <w:p w14:paraId="0C15132A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10.10.0.0/16</w:t>
            </w:r>
          </w:p>
        </w:tc>
        <w:tc>
          <w:tcPr>
            <w:tcW w:w="2977" w:type="dxa"/>
            <w:hideMark/>
          </w:tcPr>
          <w:p w14:paraId="1F8CEF1A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0CB66DD2" w14:textId="7136FD1C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F94264" w:rsidRPr="00F94264" w14:paraId="40029A33" w14:textId="77777777" w:rsidTr="00F94264">
        <w:trPr>
          <w:trHeight w:val="257"/>
        </w:trPr>
        <w:tc>
          <w:tcPr>
            <w:tcW w:w="1980" w:type="dxa"/>
            <w:hideMark/>
          </w:tcPr>
          <w:p w14:paraId="04D96A0D" w14:textId="77777777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F94264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27A6065C" w14:textId="77777777" w:rsid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4" w:anchor="NatGateways:natGatewayId=nat-0db46ac32d6d83358" w:tgtFrame="_top" w:history="1">
              <w:r w:rsidR="00F94264" w:rsidRPr="00F94264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nat-0db46ac32d6d83358</w:t>
              </w:r>
            </w:hyperlink>
            <w:r w:rsidR="00BF4C5F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,</w:t>
            </w:r>
          </w:p>
          <w:p w14:paraId="23C63324" w14:textId="56DACA66" w:rsidR="00BF4C5F" w:rsidRPr="00F94264" w:rsidRDefault="00BE37B2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5" w:anchor="NatGateways:natGatewayId=nat-0032c45bdc264fe6b" w:tgtFrame="_top" w:history="1">
              <w:r w:rsidR="00BF4C5F">
                <w:rPr>
                  <w:rStyle w:val="Hyperlink"/>
                  <w:rFonts w:ascii="Roboto" w:hAnsi="Roboto"/>
                  <w:sz w:val="21"/>
                  <w:szCs w:val="21"/>
                  <w:shd w:val="clear" w:color="auto" w:fill="FAFAFA"/>
                </w:rPr>
                <w:t>nat-0032c45bdc264fe6b</w:t>
              </w:r>
            </w:hyperlink>
          </w:p>
        </w:tc>
        <w:tc>
          <w:tcPr>
            <w:tcW w:w="5386" w:type="dxa"/>
            <w:hideMark/>
          </w:tcPr>
          <w:p w14:paraId="194D27F5" w14:textId="7A43939F" w:rsidR="00F94264" w:rsidRPr="00F94264" w:rsidRDefault="00F94264" w:rsidP="00F94264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NAT Gateway for external traffic</w:t>
            </w:r>
          </w:p>
        </w:tc>
      </w:tr>
    </w:tbl>
    <w:p w14:paraId="3A3A815B" w14:textId="0D833E1D" w:rsidR="00F94264" w:rsidRDefault="00F94264" w:rsidP="0024668C"/>
    <w:p w14:paraId="353D3C4B" w14:textId="6DA466B8" w:rsidR="009638A1" w:rsidRDefault="003A296C" w:rsidP="003A296C">
      <w:pPr>
        <w:pStyle w:val="Heading2"/>
        <w:pageBreakBefore/>
      </w:pPr>
      <w:r>
        <w:lastRenderedPageBreak/>
        <w:t>Test Firewall Subnet;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3A296C" w:rsidRPr="000B1A55" w14:paraId="71D26D07" w14:textId="77777777" w:rsidTr="009B0B76">
        <w:trPr>
          <w:trHeight w:val="242"/>
        </w:trPr>
        <w:tc>
          <w:tcPr>
            <w:tcW w:w="1980" w:type="dxa"/>
            <w:hideMark/>
          </w:tcPr>
          <w:p w14:paraId="0951711D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146D1EA2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393CF010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3A296C" w:rsidRPr="000B1A55" w14:paraId="2EB69F04" w14:textId="77777777" w:rsidTr="009B0B76">
        <w:trPr>
          <w:trHeight w:val="242"/>
        </w:trPr>
        <w:tc>
          <w:tcPr>
            <w:tcW w:w="1980" w:type="dxa"/>
            <w:hideMark/>
          </w:tcPr>
          <w:p w14:paraId="30AD8FDE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0D7507E6" w14:textId="0E755802" w:rsidR="003A296C" w:rsidRPr="000B1A55" w:rsidRDefault="00BE37B2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6" w:anchor="igws:internetGatewayId=igw-0c729a37162d7ecf8" w:tgtFrame="_top" w:history="1">
              <w:r w:rsidR="003A296C">
                <w:rPr>
                  <w:rStyle w:val="Hyperlink"/>
                  <w:rFonts w:ascii="Roboto" w:hAnsi="Roboto"/>
                  <w:sz w:val="21"/>
                  <w:szCs w:val="21"/>
                  <w:shd w:val="clear" w:color="auto" w:fill="FAFAFA"/>
                </w:rPr>
                <w:t>igw-0c729a37162d7ecf8</w:t>
              </w:r>
            </w:hyperlink>
          </w:p>
        </w:tc>
        <w:tc>
          <w:tcPr>
            <w:tcW w:w="5386" w:type="dxa"/>
            <w:hideMark/>
          </w:tcPr>
          <w:p w14:paraId="5DBCCAA2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Internet Gateway for external traffic</w:t>
            </w:r>
          </w:p>
        </w:tc>
      </w:tr>
      <w:tr w:rsidR="003A296C" w:rsidRPr="000B1A55" w14:paraId="420839AF" w14:textId="77777777" w:rsidTr="009B0B76">
        <w:trPr>
          <w:trHeight w:val="228"/>
        </w:trPr>
        <w:tc>
          <w:tcPr>
            <w:tcW w:w="1980" w:type="dxa"/>
            <w:hideMark/>
          </w:tcPr>
          <w:p w14:paraId="2EFF2117" w14:textId="53744F5D" w:rsidR="003A296C" w:rsidRPr="000B1A55" w:rsidRDefault="003A296C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</w:t>
            </w: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</w:t>
            </w: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.0.0/16</w:t>
            </w:r>
          </w:p>
        </w:tc>
        <w:tc>
          <w:tcPr>
            <w:tcW w:w="2977" w:type="dxa"/>
            <w:hideMark/>
          </w:tcPr>
          <w:p w14:paraId="0CA53185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0B1A55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38697DB4" w14:textId="77777777" w:rsidR="003A296C" w:rsidRPr="000B1A55" w:rsidRDefault="003A296C" w:rsidP="009B0B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</w:tbl>
    <w:p w14:paraId="570581CD" w14:textId="77777777" w:rsidR="003A296C" w:rsidRPr="003A296C" w:rsidRDefault="003A296C" w:rsidP="003A296C"/>
    <w:p w14:paraId="7EF2A20B" w14:textId="73BD0387" w:rsidR="00F94264" w:rsidRDefault="00DC5976" w:rsidP="00DC5976">
      <w:pPr>
        <w:pStyle w:val="Heading2"/>
      </w:pPr>
      <w:r>
        <w:t xml:space="preserve">Test </w:t>
      </w:r>
      <w:r w:rsidR="009E6F82">
        <w:t>Public</w:t>
      </w:r>
      <w:r>
        <w:t xml:space="preserve"> Subnet: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DC5976" w:rsidRPr="00DC5976" w14:paraId="0CD645C3" w14:textId="77777777" w:rsidTr="00DC5976">
        <w:trPr>
          <w:trHeight w:val="242"/>
        </w:trPr>
        <w:tc>
          <w:tcPr>
            <w:tcW w:w="1980" w:type="dxa"/>
            <w:hideMark/>
          </w:tcPr>
          <w:p w14:paraId="41CBE9DC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46D76527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37888EAD" w14:textId="6F87C74D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DC5976" w:rsidRPr="00DC5976" w14:paraId="514ACA50" w14:textId="77777777" w:rsidTr="00DC5976">
        <w:trPr>
          <w:trHeight w:val="242"/>
        </w:trPr>
        <w:tc>
          <w:tcPr>
            <w:tcW w:w="1980" w:type="dxa"/>
            <w:hideMark/>
          </w:tcPr>
          <w:p w14:paraId="133F0530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10.10.110.8/32</w:t>
            </w:r>
          </w:p>
        </w:tc>
        <w:tc>
          <w:tcPr>
            <w:tcW w:w="2977" w:type="dxa"/>
            <w:hideMark/>
          </w:tcPr>
          <w:p w14:paraId="73B6B084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7" w:anchor="NIC:networkInterfaceId=eni-0b93e97c715c62abf" w:tgtFrame="_blank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eni-0b93e97c715c62abf  </w:t>
              </w:r>
            </w:hyperlink>
          </w:p>
        </w:tc>
        <w:tc>
          <w:tcPr>
            <w:tcW w:w="5386" w:type="dxa"/>
            <w:hideMark/>
          </w:tcPr>
          <w:p w14:paraId="5C5F5B9F" w14:textId="15C5F53A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VPN server to FTS floating IP. Target automatically gets updated via start-up script to the applicable ENI based on the server zone</w:t>
            </w:r>
          </w:p>
        </w:tc>
      </w:tr>
      <w:tr w:rsidR="00DC5976" w:rsidRPr="00DC5976" w14:paraId="0DD37B75" w14:textId="77777777" w:rsidTr="00DC5976">
        <w:trPr>
          <w:trHeight w:val="228"/>
        </w:trPr>
        <w:tc>
          <w:tcPr>
            <w:tcW w:w="1980" w:type="dxa"/>
            <w:hideMark/>
          </w:tcPr>
          <w:p w14:paraId="3D4039F3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10.11.0.0/16</w:t>
            </w:r>
          </w:p>
        </w:tc>
        <w:tc>
          <w:tcPr>
            <w:tcW w:w="2977" w:type="dxa"/>
            <w:hideMark/>
          </w:tcPr>
          <w:p w14:paraId="63FC05C7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1D7432F4" w14:textId="2B0A1B22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DC5976" w:rsidRPr="00DC5976" w14:paraId="3C757420" w14:textId="77777777" w:rsidTr="00DC5976">
        <w:trPr>
          <w:trHeight w:val="242"/>
        </w:trPr>
        <w:tc>
          <w:tcPr>
            <w:tcW w:w="1980" w:type="dxa"/>
            <w:hideMark/>
          </w:tcPr>
          <w:p w14:paraId="0533EF8E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4CE6FECB" w14:textId="77777777" w:rsidR="00DC5976" w:rsidRDefault="00BE37B2" w:rsidP="00DC5976">
            <w:hyperlink r:id="rId18" w:anchor="Endpoints:vpcEndpointId=vpce-058de1ff3675cb01e" w:tgtFrame="_top" w:history="1">
              <w:r w:rsidR="005D6899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</w:rPr>
                <w:t>vpce-058de1ff3675cb01e</w:t>
              </w:r>
            </w:hyperlink>
            <w:r w:rsidR="005D6899">
              <w:t>,</w:t>
            </w:r>
          </w:p>
          <w:p w14:paraId="3479C8F8" w14:textId="3C084242" w:rsidR="005D6899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19" w:anchor="Endpoints:vpcEndpointId=vpce-0b6e34ba837921ca2" w:tgtFrame="_top" w:history="1">
              <w:r w:rsidR="00A5619E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</w:rPr>
                <w:t>vpce-0b6e34ba837921ca2</w:t>
              </w:r>
            </w:hyperlink>
          </w:p>
        </w:tc>
        <w:tc>
          <w:tcPr>
            <w:tcW w:w="5386" w:type="dxa"/>
            <w:hideMark/>
          </w:tcPr>
          <w:p w14:paraId="39D506DF" w14:textId="4B052EED" w:rsidR="00DC5976" w:rsidRPr="00DC5976" w:rsidRDefault="005D6899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Firewall Endpoint</w:t>
            </w:r>
            <w:r w:rsid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 for external traffic</w:t>
            </w:r>
          </w:p>
        </w:tc>
      </w:tr>
    </w:tbl>
    <w:p w14:paraId="542BDBC9" w14:textId="410F5226" w:rsidR="00DC5976" w:rsidRDefault="00DC5976" w:rsidP="0024668C"/>
    <w:p w14:paraId="03CF4CCE" w14:textId="6C2B4BA1" w:rsidR="00DC5976" w:rsidRDefault="00DC5976" w:rsidP="00DC5976">
      <w:pPr>
        <w:pStyle w:val="Heading2"/>
      </w:pPr>
      <w:r>
        <w:t>Test Private Subnet</w:t>
      </w:r>
      <w:r w:rsidR="001D5C9E">
        <w:t>s</w:t>
      </w:r>
      <w:r>
        <w:t>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DC5976" w:rsidRPr="00DC5976" w14:paraId="6A829BE4" w14:textId="77777777" w:rsidTr="00DC5976">
        <w:trPr>
          <w:trHeight w:val="252"/>
        </w:trPr>
        <w:tc>
          <w:tcPr>
            <w:tcW w:w="1980" w:type="dxa"/>
            <w:hideMark/>
          </w:tcPr>
          <w:p w14:paraId="0D9A4B01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733C2F17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5974A248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Propagated</w:t>
            </w:r>
          </w:p>
        </w:tc>
      </w:tr>
      <w:tr w:rsidR="00DC5976" w:rsidRPr="00DC5976" w14:paraId="066625C1" w14:textId="77777777" w:rsidTr="00DC5976">
        <w:trPr>
          <w:trHeight w:val="269"/>
        </w:trPr>
        <w:tc>
          <w:tcPr>
            <w:tcW w:w="1980" w:type="dxa"/>
            <w:hideMark/>
          </w:tcPr>
          <w:p w14:paraId="2FA35DB5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10.10.119.0/24</w:t>
            </w:r>
          </w:p>
        </w:tc>
        <w:tc>
          <w:tcPr>
            <w:tcW w:w="2977" w:type="dxa"/>
            <w:hideMark/>
          </w:tcPr>
          <w:p w14:paraId="294EC777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0" w:anchor="NIC:networkInterfaceId=eni-0e508b717b11ed90a" w:tgtFrame="_blank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eni-0e508b717b11ed90a  </w:t>
              </w:r>
            </w:hyperlink>
          </w:p>
        </w:tc>
        <w:tc>
          <w:tcPr>
            <w:tcW w:w="5386" w:type="dxa"/>
            <w:hideMark/>
          </w:tcPr>
          <w:p w14:paraId="119E711D" w14:textId="5EC811DD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FTS to VPN Traffic (Dynamic Range). Target automatically gets updated via start-up script to the applicable ENI based on the server zone</w:t>
            </w:r>
          </w:p>
        </w:tc>
      </w:tr>
      <w:tr w:rsidR="00DC5976" w:rsidRPr="00DC5976" w14:paraId="1B31BEE1" w14:textId="77777777" w:rsidTr="00DC5976">
        <w:trPr>
          <w:trHeight w:val="252"/>
        </w:trPr>
        <w:tc>
          <w:tcPr>
            <w:tcW w:w="1980" w:type="dxa"/>
            <w:hideMark/>
          </w:tcPr>
          <w:p w14:paraId="17C303C7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10.10.120.0/22</w:t>
            </w:r>
          </w:p>
        </w:tc>
        <w:tc>
          <w:tcPr>
            <w:tcW w:w="2977" w:type="dxa"/>
            <w:hideMark/>
          </w:tcPr>
          <w:p w14:paraId="2F74B8A5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1" w:anchor="NIC:networkInterfaceId=eni-0e508b717b11ed90a" w:tgtFrame="_blank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eni-0e508b717b11ed90a  </w:t>
              </w:r>
            </w:hyperlink>
          </w:p>
        </w:tc>
        <w:tc>
          <w:tcPr>
            <w:tcW w:w="5386" w:type="dxa"/>
            <w:hideMark/>
          </w:tcPr>
          <w:p w14:paraId="3E6DF3E0" w14:textId="1EFD0E5B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FTS to VPN Traffic (Static Range). Target automatically gets updated via start-up script to the applicable ENI based on the server zone</w:t>
            </w:r>
          </w:p>
        </w:tc>
      </w:tr>
      <w:tr w:rsidR="00DC5976" w:rsidRPr="00DC5976" w14:paraId="6D22811C" w14:textId="77777777" w:rsidTr="00DC5976">
        <w:trPr>
          <w:trHeight w:val="269"/>
        </w:trPr>
        <w:tc>
          <w:tcPr>
            <w:tcW w:w="1980" w:type="dxa"/>
            <w:hideMark/>
          </w:tcPr>
          <w:p w14:paraId="5E7483CB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10.11.0.0/16</w:t>
            </w:r>
          </w:p>
        </w:tc>
        <w:tc>
          <w:tcPr>
            <w:tcW w:w="2977" w:type="dxa"/>
            <w:hideMark/>
          </w:tcPr>
          <w:p w14:paraId="36F0FC95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3D291BF6" w14:textId="791A574E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DC5976" w:rsidRPr="00DC5976" w14:paraId="3955FAD7" w14:textId="77777777" w:rsidTr="00DC5976">
        <w:trPr>
          <w:trHeight w:val="252"/>
        </w:trPr>
        <w:tc>
          <w:tcPr>
            <w:tcW w:w="1980" w:type="dxa"/>
            <w:hideMark/>
          </w:tcPr>
          <w:p w14:paraId="5FBFF9B8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7164E25E" w14:textId="77777777" w:rsid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2" w:anchor="NatGateways:natGatewayId=nat-0652e2c2de206b93d" w:tgtFrame="_top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nat-0652e2c2de206b93d</w:t>
              </w:r>
            </w:hyperlink>
            <w:r w:rsidR="0016566F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,</w:t>
            </w:r>
          </w:p>
          <w:p w14:paraId="62DBED12" w14:textId="41751BDD" w:rsidR="0016566F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3" w:anchor="NatGateways:natGatewayId=nat-051906077d108bb31" w:tgtFrame="_top" w:history="1">
              <w:r w:rsidR="000F189C">
                <w:rPr>
                  <w:rStyle w:val="Hyperlink"/>
                  <w:rFonts w:ascii="Roboto" w:hAnsi="Roboto"/>
                  <w:sz w:val="21"/>
                  <w:szCs w:val="21"/>
                  <w:shd w:val="clear" w:color="auto" w:fill="FAFAFA"/>
                </w:rPr>
                <w:t>nat-051906077d108bb31</w:t>
              </w:r>
            </w:hyperlink>
          </w:p>
        </w:tc>
        <w:tc>
          <w:tcPr>
            <w:tcW w:w="5386" w:type="dxa"/>
            <w:hideMark/>
          </w:tcPr>
          <w:p w14:paraId="1076D1A9" w14:textId="0DE94178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NAT Gateway for external traffic</w:t>
            </w:r>
          </w:p>
        </w:tc>
      </w:tr>
      <w:tr w:rsidR="00DC5976" w:rsidRPr="00DC5976" w14:paraId="3EBECCC1" w14:textId="77777777" w:rsidTr="00DC5976">
        <w:trPr>
          <w:trHeight w:val="269"/>
        </w:trPr>
        <w:tc>
          <w:tcPr>
            <w:tcW w:w="1980" w:type="dxa"/>
            <w:hideMark/>
          </w:tcPr>
          <w:p w14:paraId="3284D7A8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4" w:anchor="ManagedPrefixLists:PrefixListId=pl-6ca54005" w:tgtFrame="_top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pl-6ca54005</w:t>
              </w:r>
            </w:hyperlink>
          </w:p>
        </w:tc>
        <w:tc>
          <w:tcPr>
            <w:tcW w:w="2977" w:type="dxa"/>
            <w:hideMark/>
          </w:tcPr>
          <w:p w14:paraId="2D5221CC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5" w:anchor="Endpoints:vpcEndpointId=vpce-09a9f3e607bda2efc" w:tgtFrame="_top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vpce-09a9f3e607bda2efc</w:t>
              </w:r>
            </w:hyperlink>
          </w:p>
        </w:tc>
        <w:tc>
          <w:tcPr>
            <w:tcW w:w="5386" w:type="dxa"/>
            <w:hideMark/>
          </w:tcPr>
          <w:p w14:paraId="406D5E13" w14:textId="3006A575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S3 Endpoint to avoid S3 traffic via internet</w:t>
            </w:r>
          </w:p>
        </w:tc>
      </w:tr>
      <w:tr w:rsidR="00DC5976" w:rsidRPr="00DC5976" w14:paraId="6A7053DF" w14:textId="77777777" w:rsidTr="00DC5976">
        <w:trPr>
          <w:trHeight w:val="252"/>
        </w:trPr>
        <w:tc>
          <w:tcPr>
            <w:tcW w:w="1980" w:type="dxa"/>
            <w:hideMark/>
          </w:tcPr>
          <w:p w14:paraId="38C1D763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10.0.12.35/32</w:t>
            </w:r>
          </w:p>
        </w:tc>
        <w:tc>
          <w:tcPr>
            <w:tcW w:w="2977" w:type="dxa"/>
            <w:hideMark/>
          </w:tcPr>
          <w:p w14:paraId="7F70D18B" w14:textId="77777777" w:rsidR="00DC5976" w:rsidRPr="00DC5976" w:rsidRDefault="00BE37B2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6" w:anchor="VpnGateways:VpnGatewayId=vgw-0e04ba160688575ef" w:tgtFrame="_top" w:history="1">
              <w:r w:rsidR="00DC5976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vgw-0e04ba160688575ef</w:t>
              </w:r>
            </w:hyperlink>
          </w:p>
        </w:tc>
        <w:tc>
          <w:tcPr>
            <w:tcW w:w="5386" w:type="dxa"/>
            <w:hideMark/>
          </w:tcPr>
          <w:p w14:paraId="459118C7" w14:textId="61FD8A07" w:rsidR="00DC5976" w:rsidRPr="00DC5976" w:rsidRDefault="00DC5976" w:rsidP="00DC5976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</w:tbl>
    <w:p w14:paraId="7536558A" w14:textId="56A5278D" w:rsidR="00DC5976" w:rsidRDefault="00DC5976" w:rsidP="0024668C"/>
    <w:p w14:paraId="18EB337A" w14:textId="373D1B05" w:rsidR="00DC5976" w:rsidRDefault="00DC5976" w:rsidP="003A296C">
      <w:pPr>
        <w:pStyle w:val="Heading2"/>
        <w:pageBreakBefore/>
      </w:pPr>
      <w:r>
        <w:lastRenderedPageBreak/>
        <w:t>Prod Firewall Subnet: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977"/>
        <w:gridCol w:w="5386"/>
      </w:tblGrid>
      <w:tr w:rsidR="00DC5976" w:rsidRPr="00DC5976" w14:paraId="0301EE5B" w14:textId="77777777" w:rsidTr="009E6F82">
        <w:tc>
          <w:tcPr>
            <w:tcW w:w="1980" w:type="dxa"/>
            <w:hideMark/>
          </w:tcPr>
          <w:p w14:paraId="704046D5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77" w:type="dxa"/>
            <w:hideMark/>
          </w:tcPr>
          <w:p w14:paraId="6CEA4BDE" w14:textId="77777777" w:rsidR="00DC5976" w:rsidRPr="00DC5976" w:rsidRDefault="00DC5976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386" w:type="dxa"/>
            <w:hideMark/>
          </w:tcPr>
          <w:p w14:paraId="48CD31F2" w14:textId="13960811" w:rsidR="00DC5976" w:rsidRPr="00DC5976" w:rsidRDefault="009E6F82" w:rsidP="00DC5976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9E6F82" w:rsidRPr="00DC5976" w14:paraId="70538D9F" w14:textId="77777777" w:rsidTr="009E6F82">
        <w:tc>
          <w:tcPr>
            <w:tcW w:w="1980" w:type="dxa"/>
            <w:hideMark/>
          </w:tcPr>
          <w:p w14:paraId="7C21B993" w14:textId="77777777" w:rsidR="009E6F82" w:rsidRPr="00DC5976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10.12.0.0/16</w:t>
            </w:r>
          </w:p>
        </w:tc>
        <w:tc>
          <w:tcPr>
            <w:tcW w:w="2977" w:type="dxa"/>
            <w:hideMark/>
          </w:tcPr>
          <w:p w14:paraId="34D9362A" w14:textId="77777777" w:rsidR="009E6F82" w:rsidRPr="00DC5976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386" w:type="dxa"/>
            <w:hideMark/>
          </w:tcPr>
          <w:p w14:paraId="6C937745" w14:textId="4F517FED" w:rsidR="009E6F82" w:rsidRPr="00DC5976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9E6F82" w:rsidRPr="00DC5976" w14:paraId="2B33FE42" w14:textId="77777777" w:rsidTr="009E6F82">
        <w:tc>
          <w:tcPr>
            <w:tcW w:w="1980" w:type="dxa"/>
            <w:hideMark/>
          </w:tcPr>
          <w:p w14:paraId="506CFAD5" w14:textId="77777777" w:rsidR="009E6F82" w:rsidRPr="00DC5976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DC5976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77" w:type="dxa"/>
            <w:hideMark/>
          </w:tcPr>
          <w:p w14:paraId="7FDF90C5" w14:textId="77777777" w:rsidR="009E6F82" w:rsidRPr="00DC5976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7" w:anchor="igws:internetGatewayId=igw-0801527e5df73894c" w:tgtFrame="_top" w:history="1">
              <w:r w:rsidR="009E6F82" w:rsidRPr="00DC5976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igw-0801527e5df73894c</w:t>
              </w:r>
            </w:hyperlink>
          </w:p>
        </w:tc>
        <w:tc>
          <w:tcPr>
            <w:tcW w:w="5386" w:type="dxa"/>
            <w:hideMark/>
          </w:tcPr>
          <w:p w14:paraId="2E270D3F" w14:textId="72BCBFCB" w:rsidR="009E6F82" w:rsidRPr="00DC5976" w:rsidRDefault="006B68A5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Internet</w:t>
            </w:r>
            <w:r w:rsid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 xml:space="preserve"> Gateway for external traffic</w:t>
            </w:r>
          </w:p>
        </w:tc>
      </w:tr>
    </w:tbl>
    <w:p w14:paraId="1B060636" w14:textId="24093749" w:rsidR="00DC5976" w:rsidRDefault="00DC5976" w:rsidP="0024668C"/>
    <w:p w14:paraId="109AB70D" w14:textId="06B72059" w:rsidR="009E6F82" w:rsidRDefault="009E6F82" w:rsidP="001D5C9E">
      <w:pPr>
        <w:pStyle w:val="Heading2"/>
      </w:pPr>
      <w:r>
        <w:t>Prod Public Subnet</w:t>
      </w:r>
      <w:r w:rsidR="001D5C9E">
        <w:t>s</w:t>
      </w:r>
      <w:r>
        <w:t>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40"/>
        <w:gridCol w:w="2947"/>
        <w:gridCol w:w="5456"/>
      </w:tblGrid>
      <w:tr w:rsidR="009E6F82" w:rsidRPr="009E6F82" w14:paraId="6B34F116" w14:textId="77777777" w:rsidTr="009E6F82">
        <w:tc>
          <w:tcPr>
            <w:tcW w:w="1940" w:type="dxa"/>
            <w:hideMark/>
          </w:tcPr>
          <w:p w14:paraId="5495D6FE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947" w:type="dxa"/>
            <w:hideMark/>
          </w:tcPr>
          <w:p w14:paraId="1365BBAC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456" w:type="dxa"/>
            <w:hideMark/>
          </w:tcPr>
          <w:p w14:paraId="0A2FEA1C" w14:textId="613C7FC8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9E6F82" w:rsidRPr="009E6F82" w14:paraId="32A2FFA3" w14:textId="77777777" w:rsidTr="009E6F82">
        <w:tc>
          <w:tcPr>
            <w:tcW w:w="1940" w:type="dxa"/>
            <w:hideMark/>
          </w:tcPr>
          <w:p w14:paraId="6911CCAE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10.10.110.8/32</w:t>
            </w:r>
          </w:p>
        </w:tc>
        <w:tc>
          <w:tcPr>
            <w:tcW w:w="2947" w:type="dxa"/>
            <w:hideMark/>
          </w:tcPr>
          <w:p w14:paraId="6AE61A6E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8" w:anchor="NIC:networkInterfaceId=eni-0829e680566ae9d09" w:tgtFrame="_blank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eni-0829e680566ae9d09  </w:t>
              </w:r>
            </w:hyperlink>
          </w:p>
        </w:tc>
        <w:tc>
          <w:tcPr>
            <w:tcW w:w="5456" w:type="dxa"/>
            <w:hideMark/>
          </w:tcPr>
          <w:p w14:paraId="0AA337DE" w14:textId="41B8FE04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VPN server to PFTS floating IP. Target automatically gets updated via start-up script to the applicable ENI based on the server zone</w:t>
            </w:r>
          </w:p>
        </w:tc>
      </w:tr>
      <w:tr w:rsidR="009E6F82" w:rsidRPr="009E6F82" w14:paraId="03382F02" w14:textId="77777777" w:rsidTr="009E6F82">
        <w:tc>
          <w:tcPr>
            <w:tcW w:w="1940" w:type="dxa"/>
            <w:hideMark/>
          </w:tcPr>
          <w:p w14:paraId="3235EEB3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10.11.110.8/32</w:t>
            </w:r>
          </w:p>
        </w:tc>
        <w:tc>
          <w:tcPr>
            <w:tcW w:w="2947" w:type="dxa"/>
            <w:hideMark/>
          </w:tcPr>
          <w:p w14:paraId="5A1324BD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29" w:anchor="NIC:networkInterfaceId=eni-0c7921d84174d7ff2" w:tgtFrame="_blank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eni-0c7921d84174d7ff2  </w:t>
              </w:r>
            </w:hyperlink>
          </w:p>
        </w:tc>
        <w:tc>
          <w:tcPr>
            <w:tcW w:w="5456" w:type="dxa"/>
            <w:hideMark/>
          </w:tcPr>
          <w:p w14:paraId="4E1B2A72" w14:textId="033C774A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VPN server to UFTS floating IP. Target automatically gets updated via start-up script to the applicable ENI based on the server zone</w:t>
            </w:r>
          </w:p>
        </w:tc>
      </w:tr>
      <w:tr w:rsidR="009E6F82" w:rsidRPr="009E6F82" w14:paraId="5A334F4A" w14:textId="77777777" w:rsidTr="009E6F82">
        <w:tc>
          <w:tcPr>
            <w:tcW w:w="1940" w:type="dxa"/>
            <w:hideMark/>
          </w:tcPr>
          <w:p w14:paraId="1D70202B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10.0.12.0/24</w:t>
            </w:r>
          </w:p>
        </w:tc>
        <w:tc>
          <w:tcPr>
            <w:tcW w:w="2947" w:type="dxa"/>
            <w:hideMark/>
          </w:tcPr>
          <w:p w14:paraId="718ECD30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0" w:anchor="VpnGateways:VpnGatewayId=vgw-091d3001f461dde24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456" w:type="dxa"/>
            <w:hideMark/>
          </w:tcPr>
          <w:p w14:paraId="7A3EE710" w14:textId="575CDD61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9E6F82" w:rsidRPr="009E6F82" w14:paraId="7E71B6A3" w14:textId="77777777" w:rsidTr="009E6F82">
        <w:tc>
          <w:tcPr>
            <w:tcW w:w="1940" w:type="dxa"/>
            <w:hideMark/>
          </w:tcPr>
          <w:p w14:paraId="7D75BB19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10.0.13.0/24</w:t>
            </w:r>
          </w:p>
        </w:tc>
        <w:tc>
          <w:tcPr>
            <w:tcW w:w="2947" w:type="dxa"/>
            <w:hideMark/>
          </w:tcPr>
          <w:p w14:paraId="28979988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1" w:anchor="VpnGateways:VpnGatewayId=vgw-091d3001f461dde24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456" w:type="dxa"/>
            <w:hideMark/>
          </w:tcPr>
          <w:p w14:paraId="53E47538" w14:textId="0EFB0A9D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9E6F82" w:rsidRPr="009E6F82" w14:paraId="06BF163A" w14:textId="77777777" w:rsidTr="009E6F82">
        <w:tc>
          <w:tcPr>
            <w:tcW w:w="1940" w:type="dxa"/>
            <w:hideMark/>
          </w:tcPr>
          <w:p w14:paraId="6B788E7D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10.0.14.0/24</w:t>
            </w:r>
          </w:p>
        </w:tc>
        <w:tc>
          <w:tcPr>
            <w:tcW w:w="2947" w:type="dxa"/>
            <w:hideMark/>
          </w:tcPr>
          <w:p w14:paraId="0AFF343F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2" w:anchor="VpnGateways:VpnGatewayId=vgw-091d3001f461dde24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456" w:type="dxa"/>
            <w:hideMark/>
          </w:tcPr>
          <w:p w14:paraId="10E044E1" w14:textId="67B2DBA3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9E6F82" w:rsidRPr="009E6F82" w14:paraId="23F14C0B" w14:textId="77777777" w:rsidTr="009E6F82">
        <w:tc>
          <w:tcPr>
            <w:tcW w:w="1940" w:type="dxa"/>
            <w:hideMark/>
          </w:tcPr>
          <w:p w14:paraId="6BC4622B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10.0.15.0/24</w:t>
            </w:r>
          </w:p>
        </w:tc>
        <w:tc>
          <w:tcPr>
            <w:tcW w:w="2947" w:type="dxa"/>
            <w:hideMark/>
          </w:tcPr>
          <w:p w14:paraId="67F7072D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3" w:anchor="VpnGateways:VpnGatewayId=vgw-091d3001f461dde24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456" w:type="dxa"/>
            <w:hideMark/>
          </w:tcPr>
          <w:p w14:paraId="16E9D732" w14:textId="61E3A7D6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9E6F82" w:rsidRPr="009E6F82" w14:paraId="3E94AB79" w14:textId="77777777" w:rsidTr="009E6F82">
        <w:tc>
          <w:tcPr>
            <w:tcW w:w="1940" w:type="dxa"/>
            <w:hideMark/>
          </w:tcPr>
          <w:p w14:paraId="7AFF0248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10.12.0.0/16</w:t>
            </w:r>
          </w:p>
        </w:tc>
        <w:tc>
          <w:tcPr>
            <w:tcW w:w="2947" w:type="dxa"/>
            <w:hideMark/>
          </w:tcPr>
          <w:p w14:paraId="24077E84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456" w:type="dxa"/>
            <w:hideMark/>
          </w:tcPr>
          <w:p w14:paraId="1FA60182" w14:textId="43F469F9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9E6F82" w:rsidRPr="009E6F82" w14:paraId="75304AF9" w14:textId="77777777" w:rsidTr="009E6F82">
        <w:tc>
          <w:tcPr>
            <w:tcW w:w="1940" w:type="dxa"/>
            <w:hideMark/>
          </w:tcPr>
          <w:p w14:paraId="6883133A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947" w:type="dxa"/>
            <w:hideMark/>
          </w:tcPr>
          <w:p w14:paraId="1CD8B764" w14:textId="799CAF39" w:rsid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4" w:anchor="Endpoints:vpcEndpointId=vpce-09a6bdca859341990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vpce-09a6bdca859341990</w:t>
              </w:r>
            </w:hyperlink>
            <w:r w:rsid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,</w:t>
            </w:r>
          </w:p>
          <w:p w14:paraId="078582D9" w14:textId="4FE0AEBF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5" w:anchor="Endpoints:vpcEndpointId=vpce-00f9863797a1df131" w:tgtFrame="_top" w:history="1">
              <w:r w:rsidR="009E6F82">
                <w:rPr>
                  <w:rStyle w:val="Hyperlink"/>
                  <w:rFonts w:ascii="Roboto" w:hAnsi="Roboto"/>
                  <w:sz w:val="21"/>
                  <w:szCs w:val="21"/>
                  <w:shd w:val="clear" w:color="auto" w:fill="FAFAFA"/>
                </w:rPr>
                <w:t>vpce-00f9863797a1df131</w:t>
              </w:r>
            </w:hyperlink>
          </w:p>
        </w:tc>
        <w:tc>
          <w:tcPr>
            <w:tcW w:w="5456" w:type="dxa"/>
            <w:hideMark/>
          </w:tcPr>
          <w:p w14:paraId="26B47D1B" w14:textId="602ED17A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Firewall Endpoint for external traffic</w:t>
            </w:r>
          </w:p>
        </w:tc>
      </w:tr>
    </w:tbl>
    <w:p w14:paraId="0A089D46" w14:textId="77777777" w:rsidR="009E6F82" w:rsidRDefault="009E6F82" w:rsidP="0024668C"/>
    <w:p w14:paraId="6E0A7C6C" w14:textId="5401417E" w:rsidR="009E6F82" w:rsidRDefault="009E6F82" w:rsidP="001D5C9E">
      <w:pPr>
        <w:pStyle w:val="Heading2"/>
      </w:pPr>
      <w:r>
        <w:t>Prod Private Subnet</w:t>
      </w:r>
      <w:r w:rsidR="001D5C9E">
        <w:t>s</w:t>
      </w:r>
      <w:r>
        <w:t>: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980"/>
        <w:gridCol w:w="2835"/>
        <w:gridCol w:w="5528"/>
      </w:tblGrid>
      <w:tr w:rsidR="009E6F82" w:rsidRPr="009E6F82" w14:paraId="5B77510A" w14:textId="77777777" w:rsidTr="009E6F82">
        <w:tc>
          <w:tcPr>
            <w:tcW w:w="1980" w:type="dxa"/>
            <w:hideMark/>
          </w:tcPr>
          <w:p w14:paraId="1D2C2B1F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Destination</w:t>
            </w:r>
          </w:p>
        </w:tc>
        <w:tc>
          <w:tcPr>
            <w:tcW w:w="2835" w:type="dxa"/>
            <w:hideMark/>
          </w:tcPr>
          <w:p w14:paraId="427F0BF8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Target</w:t>
            </w:r>
          </w:p>
        </w:tc>
        <w:tc>
          <w:tcPr>
            <w:tcW w:w="5528" w:type="dxa"/>
            <w:hideMark/>
          </w:tcPr>
          <w:p w14:paraId="1DB247C0" w14:textId="71DFAFC8" w:rsidR="009E6F82" w:rsidRPr="009E6F82" w:rsidRDefault="009E6F82" w:rsidP="009E6F82">
            <w:pP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en-AU"/>
              </w:rPr>
              <w:t>Comments</w:t>
            </w:r>
          </w:p>
        </w:tc>
      </w:tr>
      <w:tr w:rsidR="009E6F82" w:rsidRPr="009E6F82" w14:paraId="169B67DB" w14:textId="77777777" w:rsidTr="009E6F82">
        <w:tc>
          <w:tcPr>
            <w:tcW w:w="1980" w:type="dxa"/>
            <w:hideMark/>
          </w:tcPr>
          <w:p w14:paraId="0B6CC0A2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10.10.119.0/24</w:t>
            </w:r>
          </w:p>
        </w:tc>
        <w:tc>
          <w:tcPr>
            <w:tcW w:w="2835" w:type="dxa"/>
            <w:hideMark/>
          </w:tcPr>
          <w:p w14:paraId="6626ABB7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6" w:anchor="NIC:networkInterfaceId=eni-067c1834b42e27240" w:tgtFrame="_blank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eni-067c1834b42e27240  </w:t>
              </w:r>
            </w:hyperlink>
          </w:p>
        </w:tc>
        <w:tc>
          <w:tcPr>
            <w:tcW w:w="5528" w:type="dxa"/>
            <w:hideMark/>
          </w:tcPr>
          <w:p w14:paraId="4AD63426" w14:textId="78C81E05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PFTS to VPN Traffic (Dynamic Range). Target automatically gets updated via start-up script to the applicable ENI based on the server zone</w:t>
            </w:r>
          </w:p>
        </w:tc>
      </w:tr>
      <w:tr w:rsidR="009E6F82" w:rsidRPr="009E6F82" w14:paraId="4EDA4E7D" w14:textId="77777777" w:rsidTr="009E6F82">
        <w:tc>
          <w:tcPr>
            <w:tcW w:w="1980" w:type="dxa"/>
            <w:hideMark/>
          </w:tcPr>
          <w:p w14:paraId="62EBEC10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10.10.120.0/22</w:t>
            </w:r>
          </w:p>
        </w:tc>
        <w:tc>
          <w:tcPr>
            <w:tcW w:w="2835" w:type="dxa"/>
            <w:hideMark/>
          </w:tcPr>
          <w:p w14:paraId="0FCC01CD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7" w:anchor="NIC:networkInterfaceId=eni-067c1834b42e27240" w:tgtFrame="_blank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eni-067c1834b42e27240  </w:t>
              </w:r>
            </w:hyperlink>
          </w:p>
        </w:tc>
        <w:tc>
          <w:tcPr>
            <w:tcW w:w="5528" w:type="dxa"/>
            <w:hideMark/>
          </w:tcPr>
          <w:p w14:paraId="2CEE5908" w14:textId="30348F64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PFTS to VPN Traffic (Static Range). Target automatically gets updated via start-up script to the applicable ENI based on the server zone</w:t>
            </w:r>
          </w:p>
        </w:tc>
      </w:tr>
      <w:tr w:rsidR="009E6F82" w:rsidRPr="009E6F82" w14:paraId="7D7C6BBE" w14:textId="77777777" w:rsidTr="009E6F82">
        <w:tc>
          <w:tcPr>
            <w:tcW w:w="1980" w:type="dxa"/>
            <w:hideMark/>
          </w:tcPr>
          <w:p w14:paraId="2801EF4C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10.12.0.0/16</w:t>
            </w:r>
          </w:p>
        </w:tc>
        <w:tc>
          <w:tcPr>
            <w:tcW w:w="2835" w:type="dxa"/>
            <w:hideMark/>
          </w:tcPr>
          <w:p w14:paraId="6D4600F0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</w:t>
            </w:r>
          </w:p>
        </w:tc>
        <w:tc>
          <w:tcPr>
            <w:tcW w:w="5528" w:type="dxa"/>
            <w:hideMark/>
          </w:tcPr>
          <w:p w14:paraId="35D9BEE0" w14:textId="50D54E3F" w:rsidR="009E6F82" w:rsidRPr="009E6F82" w:rsidRDefault="006B68A5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Local Router within the VPC</w:t>
            </w:r>
          </w:p>
        </w:tc>
      </w:tr>
      <w:tr w:rsidR="009E6F82" w:rsidRPr="009E6F82" w14:paraId="353A6508" w14:textId="77777777" w:rsidTr="009E6F82">
        <w:tc>
          <w:tcPr>
            <w:tcW w:w="1980" w:type="dxa"/>
            <w:hideMark/>
          </w:tcPr>
          <w:p w14:paraId="293E4618" w14:textId="77777777" w:rsidR="009E6F82" w:rsidRPr="009E6F82" w:rsidRDefault="009E6F8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0.0.0.0/0</w:t>
            </w:r>
          </w:p>
        </w:tc>
        <w:tc>
          <w:tcPr>
            <w:tcW w:w="2835" w:type="dxa"/>
            <w:hideMark/>
          </w:tcPr>
          <w:p w14:paraId="5513DA1D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8" w:anchor="NatGateways:natGatewayId=nat-006216427f3069cd5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nat-006216427f3069cd5</w:t>
              </w:r>
            </w:hyperlink>
          </w:p>
        </w:tc>
        <w:tc>
          <w:tcPr>
            <w:tcW w:w="5528" w:type="dxa"/>
            <w:hideMark/>
          </w:tcPr>
          <w:p w14:paraId="1942DD8F" w14:textId="4F7630FB" w:rsidR="009E6F82" w:rsidRPr="009E6F82" w:rsidRDefault="006B68A5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NAT Gateway for external traffic</w:t>
            </w:r>
          </w:p>
        </w:tc>
      </w:tr>
      <w:tr w:rsidR="009E6F82" w:rsidRPr="009E6F82" w14:paraId="30EBB6A7" w14:textId="77777777" w:rsidTr="009E6F82">
        <w:tc>
          <w:tcPr>
            <w:tcW w:w="1980" w:type="dxa"/>
            <w:hideMark/>
          </w:tcPr>
          <w:p w14:paraId="1C42B295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39" w:anchor="ManagedPrefixLists:PrefixListId=pl-6ca54005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pl-6ca54005</w:t>
              </w:r>
            </w:hyperlink>
          </w:p>
        </w:tc>
        <w:tc>
          <w:tcPr>
            <w:tcW w:w="2835" w:type="dxa"/>
            <w:hideMark/>
          </w:tcPr>
          <w:p w14:paraId="45C9CD54" w14:textId="77777777" w:rsidR="009E6F82" w:rsidRPr="009E6F82" w:rsidRDefault="00BE37B2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0" w:anchor="Endpoints:vpcEndpointId=vpce-0cd9a5c25260dea8b" w:tgtFrame="_top" w:history="1">
              <w:r w:rsidR="009E6F82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vpce-0cd9a5c25260dea8b</w:t>
              </w:r>
            </w:hyperlink>
          </w:p>
        </w:tc>
        <w:tc>
          <w:tcPr>
            <w:tcW w:w="5528" w:type="dxa"/>
            <w:hideMark/>
          </w:tcPr>
          <w:p w14:paraId="74BA7A1E" w14:textId="7FF7EC7C" w:rsidR="009E6F82" w:rsidRPr="009E6F82" w:rsidRDefault="006B68A5" w:rsidP="009E6F82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S3 Endpoint to avoid S3 traffic via internet</w:t>
            </w:r>
          </w:p>
        </w:tc>
      </w:tr>
      <w:tr w:rsidR="006B68A5" w:rsidRPr="009E6F82" w14:paraId="47270ED7" w14:textId="77777777" w:rsidTr="009E6F82">
        <w:tc>
          <w:tcPr>
            <w:tcW w:w="1980" w:type="dxa"/>
            <w:hideMark/>
          </w:tcPr>
          <w:p w14:paraId="5DCAF1EB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lastRenderedPageBreak/>
              <w:t>10.0.10.40/32</w:t>
            </w:r>
          </w:p>
        </w:tc>
        <w:tc>
          <w:tcPr>
            <w:tcW w:w="2835" w:type="dxa"/>
            <w:hideMark/>
          </w:tcPr>
          <w:p w14:paraId="4DAFA8A0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1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750B2212" w14:textId="55339D63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42D271A7" w14:textId="77777777" w:rsidTr="009E6F82">
        <w:tc>
          <w:tcPr>
            <w:tcW w:w="1980" w:type="dxa"/>
            <w:hideMark/>
          </w:tcPr>
          <w:p w14:paraId="40712326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10.0.10.45/32</w:t>
            </w:r>
          </w:p>
        </w:tc>
        <w:tc>
          <w:tcPr>
            <w:tcW w:w="2835" w:type="dxa"/>
            <w:hideMark/>
          </w:tcPr>
          <w:p w14:paraId="4F5E48DD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2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70FA0659" w14:textId="36F0A27D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73AA3EC8" w14:textId="77777777" w:rsidTr="009E6F82">
        <w:tc>
          <w:tcPr>
            <w:tcW w:w="1980" w:type="dxa"/>
            <w:hideMark/>
          </w:tcPr>
          <w:p w14:paraId="1E5EEE1C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10.0.11.40/32</w:t>
            </w:r>
          </w:p>
        </w:tc>
        <w:tc>
          <w:tcPr>
            <w:tcW w:w="2835" w:type="dxa"/>
            <w:hideMark/>
          </w:tcPr>
          <w:p w14:paraId="3AE164DD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3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0C1DF0C4" w14:textId="4ACCE33D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4D0A815C" w14:textId="77777777" w:rsidTr="009E6F82">
        <w:tc>
          <w:tcPr>
            <w:tcW w:w="1980" w:type="dxa"/>
            <w:hideMark/>
          </w:tcPr>
          <w:p w14:paraId="6537659B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10.0.12.0/24</w:t>
            </w:r>
          </w:p>
        </w:tc>
        <w:tc>
          <w:tcPr>
            <w:tcW w:w="2835" w:type="dxa"/>
            <w:hideMark/>
          </w:tcPr>
          <w:p w14:paraId="1941DB54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4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0FC9D559" w14:textId="0F282A36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1E5F857B" w14:textId="77777777" w:rsidTr="009E6F82">
        <w:tc>
          <w:tcPr>
            <w:tcW w:w="1980" w:type="dxa"/>
            <w:hideMark/>
          </w:tcPr>
          <w:p w14:paraId="271191F2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10.0.13.0/24</w:t>
            </w:r>
          </w:p>
        </w:tc>
        <w:tc>
          <w:tcPr>
            <w:tcW w:w="2835" w:type="dxa"/>
            <w:hideMark/>
          </w:tcPr>
          <w:p w14:paraId="6818BD7D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5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2B4C04C3" w14:textId="6E647FB2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54933D96" w14:textId="77777777" w:rsidTr="009E6F82">
        <w:tc>
          <w:tcPr>
            <w:tcW w:w="1980" w:type="dxa"/>
            <w:hideMark/>
          </w:tcPr>
          <w:p w14:paraId="519094F4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10.0.14.0/24</w:t>
            </w:r>
          </w:p>
        </w:tc>
        <w:tc>
          <w:tcPr>
            <w:tcW w:w="2835" w:type="dxa"/>
            <w:hideMark/>
          </w:tcPr>
          <w:p w14:paraId="32AF233E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6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6E33CED9" w14:textId="77FEB51B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  <w:tr w:rsidR="006B68A5" w:rsidRPr="009E6F82" w14:paraId="7204D0D7" w14:textId="77777777" w:rsidTr="009E6F82">
        <w:tc>
          <w:tcPr>
            <w:tcW w:w="1980" w:type="dxa"/>
            <w:hideMark/>
          </w:tcPr>
          <w:p w14:paraId="2FAE8CEB" w14:textId="77777777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9E6F8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10.0.15.0/24</w:t>
            </w:r>
          </w:p>
        </w:tc>
        <w:tc>
          <w:tcPr>
            <w:tcW w:w="2835" w:type="dxa"/>
            <w:hideMark/>
          </w:tcPr>
          <w:p w14:paraId="5660DCA6" w14:textId="77777777" w:rsidR="006B68A5" w:rsidRPr="009E6F82" w:rsidRDefault="00BE37B2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hyperlink r:id="rId47" w:anchor="VpnGateways:VpnGatewayId=vgw-091d3001f461dde24" w:tgtFrame="_top" w:history="1">
              <w:r w:rsidR="006B68A5" w:rsidRPr="009E6F82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en-AU"/>
                </w:rPr>
                <w:t>vgw-091d3001f461dde24</w:t>
              </w:r>
            </w:hyperlink>
          </w:p>
        </w:tc>
        <w:tc>
          <w:tcPr>
            <w:tcW w:w="5528" w:type="dxa"/>
            <w:hideMark/>
          </w:tcPr>
          <w:p w14:paraId="0D904070" w14:textId="42A4404B" w:rsidR="006B68A5" w:rsidRPr="009E6F82" w:rsidRDefault="006B68A5" w:rsidP="006B68A5">
            <w:pPr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</w:pPr>
            <w:r w:rsidRPr="008A72D2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en-AU"/>
              </w:rPr>
              <w:t>Route to Virtual Private Gateway for Site-to-site</w:t>
            </w:r>
          </w:p>
        </w:tc>
      </w:tr>
    </w:tbl>
    <w:p w14:paraId="12B29324" w14:textId="59124C28" w:rsidR="009E6F82" w:rsidRDefault="009E6F82" w:rsidP="0024668C"/>
    <w:p w14:paraId="639CB3A3" w14:textId="77777777" w:rsidR="00E91ADF" w:rsidRDefault="00E91ADF" w:rsidP="00E91ADF">
      <w:pPr>
        <w:pStyle w:val="Heading1"/>
        <w:pageBreakBefore/>
      </w:pPr>
      <w:r>
        <w:lastRenderedPageBreak/>
        <w:t>Site-to-site VPN:</w:t>
      </w:r>
    </w:p>
    <w:p w14:paraId="0DA452B4" w14:textId="77777777" w:rsidR="00E91ADF" w:rsidRDefault="00E91ADF" w:rsidP="00E91ADF">
      <w:r>
        <w:rPr>
          <w:noProof/>
        </w:rPr>
        <w:drawing>
          <wp:inline distT="0" distB="0" distL="0" distR="0" wp14:anchorId="55A33A1E" wp14:editId="71F984BC">
            <wp:extent cx="5248275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78BD" w14:textId="77777777" w:rsidR="00E91ADF" w:rsidRDefault="00E91ADF" w:rsidP="00E91ADF">
      <w:r>
        <w:t xml:space="preserve">Ref: </w:t>
      </w:r>
      <w:hyperlink r:id="rId49" w:history="1">
        <w:r>
          <w:rPr>
            <w:rStyle w:val="Hyperlink"/>
          </w:rPr>
          <w:t>AWS Site-to-Site VPN (amazon.com)</w:t>
        </w:r>
      </w:hyperlink>
    </w:p>
    <w:p w14:paraId="10F5D117" w14:textId="77777777" w:rsidR="00E91ADF" w:rsidRPr="00EF6596" w:rsidRDefault="00E91ADF" w:rsidP="00E91ADF">
      <w:pPr>
        <w:pStyle w:val="Heading2"/>
      </w:pPr>
      <w:r w:rsidRPr="00EF6596">
        <w:t>Test Env</w:t>
      </w:r>
    </w:p>
    <w:p w14:paraId="41631E85" w14:textId="77777777" w:rsidR="00E91ADF" w:rsidRDefault="00E91ADF" w:rsidP="00E91ADF">
      <w:r>
        <w:t xml:space="preserve">Customer Gateway: </w:t>
      </w:r>
      <w:proofErr w:type="spellStart"/>
      <w:r w:rsidRPr="00EF6596">
        <w:t>ipndtest</w:t>
      </w:r>
      <w:proofErr w:type="spellEnd"/>
      <w:r w:rsidRPr="00EF6596">
        <w:t>-legacy-</w:t>
      </w:r>
      <w:proofErr w:type="spellStart"/>
      <w:r w:rsidRPr="00EF6596">
        <w:t>cgw</w:t>
      </w:r>
      <w:proofErr w:type="spellEnd"/>
    </w:p>
    <w:p w14:paraId="1296B2E1" w14:textId="77777777" w:rsidR="00E91ADF" w:rsidRDefault="00E91ADF" w:rsidP="00E91ADF">
      <w:r>
        <w:t xml:space="preserve">Virtual Private Gateway: </w:t>
      </w:r>
      <w:proofErr w:type="spellStart"/>
      <w:r w:rsidRPr="00EF6596">
        <w:t>ipndtest</w:t>
      </w:r>
      <w:proofErr w:type="spellEnd"/>
      <w:r w:rsidRPr="00EF6596">
        <w:t>-legacy-</w:t>
      </w:r>
      <w:proofErr w:type="spellStart"/>
      <w:r w:rsidRPr="00EF6596">
        <w:t>vgw</w:t>
      </w:r>
      <w:proofErr w:type="spellEnd"/>
    </w:p>
    <w:p w14:paraId="3A591E0E" w14:textId="77777777" w:rsidR="00E91ADF" w:rsidRDefault="00E91ADF" w:rsidP="00E91ADF">
      <w:r>
        <w:t xml:space="preserve">Site-to-site connection: </w:t>
      </w:r>
      <w:proofErr w:type="spellStart"/>
      <w:r w:rsidRPr="00EF6596">
        <w:t>ipndtest</w:t>
      </w:r>
      <w:proofErr w:type="spellEnd"/>
      <w:r w:rsidRPr="00EF6596">
        <w:t>-legacy-</w:t>
      </w:r>
      <w:proofErr w:type="spellStart"/>
      <w:r w:rsidRPr="00EF6596">
        <w:t>arp</w:t>
      </w:r>
      <w:proofErr w:type="spellEnd"/>
      <w:r w:rsidRPr="00EF6596">
        <w:t>-bridge</w:t>
      </w:r>
    </w:p>
    <w:p w14:paraId="07E2E165" w14:textId="77777777" w:rsidR="00E91ADF" w:rsidRDefault="00E91ADF" w:rsidP="00E91ADF">
      <w:pPr>
        <w:pStyle w:val="Heading2"/>
      </w:pPr>
      <w:r>
        <w:t xml:space="preserve">Prod Env </w:t>
      </w:r>
    </w:p>
    <w:p w14:paraId="25ED9F28" w14:textId="77777777" w:rsidR="00E91ADF" w:rsidRDefault="00E91ADF" w:rsidP="00E91ADF">
      <w:pPr>
        <w:pStyle w:val="Heading3"/>
      </w:pPr>
      <w:r>
        <w:t>Primary</w:t>
      </w:r>
    </w:p>
    <w:p w14:paraId="27FF959A" w14:textId="77777777" w:rsidR="00E91ADF" w:rsidRDefault="00E91ADF" w:rsidP="00E91ADF">
      <w:r>
        <w:t xml:space="preserve">Customer Gateway: </w:t>
      </w:r>
      <w:proofErr w:type="spellStart"/>
      <w:r w:rsidRPr="00EF6596">
        <w:t>ipndprod</w:t>
      </w:r>
      <w:proofErr w:type="spellEnd"/>
      <w:r w:rsidRPr="00EF6596">
        <w:t>-legacy-</w:t>
      </w:r>
      <w:proofErr w:type="spellStart"/>
      <w:r w:rsidRPr="00EF6596">
        <w:t>cgw</w:t>
      </w:r>
      <w:proofErr w:type="spellEnd"/>
    </w:p>
    <w:p w14:paraId="131B0725" w14:textId="77777777" w:rsidR="00E91ADF" w:rsidRDefault="00E91ADF" w:rsidP="00E91ADF">
      <w:r>
        <w:t xml:space="preserve">Virtual Private Gateway: </w:t>
      </w:r>
      <w:proofErr w:type="spellStart"/>
      <w:r w:rsidRPr="00EF6596">
        <w:t>ipndprod</w:t>
      </w:r>
      <w:proofErr w:type="spellEnd"/>
      <w:r w:rsidRPr="00EF6596">
        <w:t>-legacy-</w:t>
      </w:r>
      <w:proofErr w:type="spellStart"/>
      <w:r w:rsidRPr="00EF6596">
        <w:t>vgw</w:t>
      </w:r>
      <w:proofErr w:type="spellEnd"/>
    </w:p>
    <w:p w14:paraId="0EEDD3E3" w14:textId="77777777" w:rsidR="00E91ADF" w:rsidRPr="00EF6596" w:rsidRDefault="00E91ADF" w:rsidP="00E91ADF">
      <w:r>
        <w:t xml:space="preserve">Site-to-site connection: </w:t>
      </w:r>
      <w:proofErr w:type="spellStart"/>
      <w:r w:rsidRPr="00EF6596">
        <w:t>ipndarp</w:t>
      </w:r>
      <w:proofErr w:type="spellEnd"/>
      <w:r w:rsidRPr="00EF6596">
        <w:t>-legacy-bridge</w:t>
      </w:r>
    </w:p>
    <w:p w14:paraId="54E65CD7" w14:textId="77777777" w:rsidR="00E91ADF" w:rsidRDefault="00E91ADF" w:rsidP="00E91ADF">
      <w:pPr>
        <w:pStyle w:val="Heading3"/>
      </w:pPr>
      <w:r>
        <w:t>ARP</w:t>
      </w:r>
    </w:p>
    <w:p w14:paraId="248498D9" w14:textId="77777777" w:rsidR="00E91ADF" w:rsidRDefault="00E91ADF" w:rsidP="00E91ADF">
      <w:r>
        <w:t xml:space="preserve">Customer Gateway: </w:t>
      </w:r>
      <w:proofErr w:type="spellStart"/>
      <w:r w:rsidRPr="00EF6596">
        <w:t>ipndarp</w:t>
      </w:r>
      <w:proofErr w:type="spellEnd"/>
      <w:r w:rsidRPr="00EF6596">
        <w:t>-legacy-</w:t>
      </w:r>
      <w:proofErr w:type="spellStart"/>
      <w:r w:rsidRPr="00EF6596">
        <w:t>cgw</w:t>
      </w:r>
      <w:proofErr w:type="spellEnd"/>
    </w:p>
    <w:p w14:paraId="0DE87029" w14:textId="77777777" w:rsidR="00E91ADF" w:rsidRDefault="00E91ADF" w:rsidP="00E91ADF">
      <w:r>
        <w:t xml:space="preserve">Virtual Private Gateway: </w:t>
      </w:r>
      <w:proofErr w:type="spellStart"/>
      <w:r w:rsidRPr="00EF6596">
        <w:t>ipndprod</w:t>
      </w:r>
      <w:proofErr w:type="spellEnd"/>
      <w:r w:rsidRPr="00EF6596">
        <w:t>-legacy-</w:t>
      </w:r>
      <w:proofErr w:type="spellStart"/>
      <w:r w:rsidRPr="00EF6596">
        <w:t>vgw</w:t>
      </w:r>
      <w:proofErr w:type="spellEnd"/>
    </w:p>
    <w:p w14:paraId="292398A2" w14:textId="77777777" w:rsidR="00E91ADF" w:rsidRPr="00EF6596" w:rsidRDefault="00E91ADF" w:rsidP="00E91ADF">
      <w:r>
        <w:t xml:space="preserve">Site-to-site connection: </w:t>
      </w:r>
      <w:proofErr w:type="spellStart"/>
      <w:r w:rsidRPr="00EF6596">
        <w:t>ipndprod</w:t>
      </w:r>
      <w:proofErr w:type="spellEnd"/>
      <w:r w:rsidRPr="00EF6596">
        <w:t>-legacy-bridge</w:t>
      </w:r>
    </w:p>
    <w:p w14:paraId="2E007BDE" w14:textId="77777777" w:rsidR="00E91ADF" w:rsidRDefault="00E91ADF" w:rsidP="0024668C"/>
    <w:sectPr w:rsidR="00E91ADF" w:rsidSect="003006F2">
      <w:headerReference w:type="default" r:id="rId50"/>
      <w:footerReference w:type="default" r:id="rId5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FF512" w14:textId="77777777" w:rsidR="00C77456" w:rsidRDefault="00C77456" w:rsidP="00391604">
      <w:pPr>
        <w:spacing w:after="0" w:line="240" w:lineRule="auto"/>
      </w:pPr>
      <w:r>
        <w:separator/>
      </w:r>
    </w:p>
  </w:endnote>
  <w:endnote w:type="continuationSeparator" w:id="0">
    <w:p w14:paraId="32FCD141" w14:textId="77777777" w:rsidR="00C77456" w:rsidRDefault="00C77456" w:rsidP="00391604">
      <w:pPr>
        <w:spacing w:after="0" w:line="240" w:lineRule="auto"/>
      </w:pPr>
      <w:r>
        <w:continuationSeparator/>
      </w:r>
    </w:p>
  </w:endnote>
  <w:endnote w:type="continuationNotice" w:id="1">
    <w:p w14:paraId="35D274DD" w14:textId="77777777" w:rsidR="00CC12C8" w:rsidRDefault="00CC12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996BA" w14:textId="77777777" w:rsidR="00CC12C8" w:rsidRDefault="00CC12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EF1D8" w14:textId="77777777" w:rsidR="00C77456" w:rsidRDefault="00C77456" w:rsidP="00391604">
      <w:pPr>
        <w:spacing w:after="0" w:line="240" w:lineRule="auto"/>
      </w:pPr>
      <w:r>
        <w:separator/>
      </w:r>
    </w:p>
  </w:footnote>
  <w:footnote w:type="continuationSeparator" w:id="0">
    <w:p w14:paraId="0566208B" w14:textId="77777777" w:rsidR="00C77456" w:rsidRDefault="00C77456" w:rsidP="00391604">
      <w:pPr>
        <w:spacing w:after="0" w:line="240" w:lineRule="auto"/>
      </w:pPr>
      <w:r>
        <w:continuationSeparator/>
      </w:r>
    </w:p>
  </w:footnote>
  <w:footnote w:type="continuationNotice" w:id="1">
    <w:p w14:paraId="50CA2600" w14:textId="77777777" w:rsidR="00CC12C8" w:rsidRDefault="00CC12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3F87A" w14:textId="77777777" w:rsidR="00CC12C8" w:rsidRDefault="00CC12C8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mim Lateef">
    <w15:presenceInfo w15:providerId="None" w15:userId="Shamim Late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F2"/>
    <w:rsid w:val="00015904"/>
    <w:rsid w:val="0002164E"/>
    <w:rsid w:val="00097119"/>
    <w:rsid w:val="000B1A55"/>
    <w:rsid w:val="000F189C"/>
    <w:rsid w:val="00107858"/>
    <w:rsid w:val="0016566F"/>
    <w:rsid w:val="001D5C9E"/>
    <w:rsid w:val="0024668C"/>
    <w:rsid w:val="002508C0"/>
    <w:rsid w:val="00251632"/>
    <w:rsid w:val="002C6B9D"/>
    <w:rsid w:val="003006F2"/>
    <w:rsid w:val="00352F1D"/>
    <w:rsid w:val="00391604"/>
    <w:rsid w:val="003A296C"/>
    <w:rsid w:val="00523F2A"/>
    <w:rsid w:val="00561D86"/>
    <w:rsid w:val="005D6899"/>
    <w:rsid w:val="006B68A5"/>
    <w:rsid w:val="00781078"/>
    <w:rsid w:val="00781B9A"/>
    <w:rsid w:val="00915DA8"/>
    <w:rsid w:val="00931208"/>
    <w:rsid w:val="009638A1"/>
    <w:rsid w:val="009C1036"/>
    <w:rsid w:val="009E6F82"/>
    <w:rsid w:val="009F31F9"/>
    <w:rsid w:val="00A5619E"/>
    <w:rsid w:val="00AE3A94"/>
    <w:rsid w:val="00B92F0C"/>
    <w:rsid w:val="00BE37B2"/>
    <w:rsid w:val="00BF4C5F"/>
    <w:rsid w:val="00C10388"/>
    <w:rsid w:val="00C77456"/>
    <w:rsid w:val="00C96B62"/>
    <w:rsid w:val="00CC12C8"/>
    <w:rsid w:val="00DC5976"/>
    <w:rsid w:val="00DF523F"/>
    <w:rsid w:val="00E5030B"/>
    <w:rsid w:val="00E91ADF"/>
    <w:rsid w:val="00EF6596"/>
    <w:rsid w:val="00F16BEC"/>
    <w:rsid w:val="00F9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8D778CA"/>
  <w15:chartTrackingRefBased/>
  <w15:docId w15:val="{F969F139-3C3D-4B04-9D10-E0EB9917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96C"/>
  </w:style>
  <w:style w:type="paragraph" w:styleId="Heading1">
    <w:name w:val="heading 1"/>
    <w:basedOn w:val="Normal"/>
    <w:next w:val="Normal"/>
    <w:link w:val="Heading1Char"/>
    <w:uiPriority w:val="9"/>
    <w:qFormat/>
    <w:rsid w:val="00EF6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5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5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5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5030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65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F65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59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F65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wsui-util-status-positive">
    <w:name w:val="awsui-util-status-positive"/>
    <w:basedOn w:val="DefaultParagraphFont"/>
    <w:rsid w:val="00F94264"/>
  </w:style>
  <w:style w:type="table" w:styleId="TableGrid">
    <w:name w:val="Table Grid"/>
    <w:basedOn w:val="TableNormal"/>
    <w:uiPriority w:val="39"/>
    <w:rsid w:val="00F94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wsui-table-header-content">
    <w:name w:val="awsui-table-header-content"/>
    <w:basedOn w:val="DefaultParagraphFont"/>
    <w:rsid w:val="00F94264"/>
  </w:style>
  <w:style w:type="paragraph" w:styleId="Header">
    <w:name w:val="header"/>
    <w:basedOn w:val="Normal"/>
    <w:link w:val="HeaderChar"/>
    <w:uiPriority w:val="99"/>
    <w:unhideWhenUsed/>
    <w:rsid w:val="00CC1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2C8"/>
  </w:style>
  <w:style w:type="paragraph" w:styleId="Footer">
    <w:name w:val="footer"/>
    <w:basedOn w:val="Normal"/>
    <w:link w:val="FooterChar"/>
    <w:uiPriority w:val="99"/>
    <w:unhideWhenUsed/>
    <w:rsid w:val="00CC1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-southeast-2.console.aws.amazon.com/ec2/home?region=ap-southeast-2" TargetMode="External"/><Relationship Id="rId18" Type="http://schemas.openxmlformats.org/officeDocument/2006/relationships/hyperlink" Target="https://ap-southeast-2.console.aws.amazon.com/vpc/home?region=ap-southeast-2" TargetMode="External"/><Relationship Id="rId26" Type="http://schemas.openxmlformats.org/officeDocument/2006/relationships/hyperlink" Target="https://ap-southeast-2.console.aws.amazon.com/vpc/home?region=ap-southeast-2" TargetMode="External"/><Relationship Id="rId39" Type="http://schemas.openxmlformats.org/officeDocument/2006/relationships/hyperlink" Target="https://ap-southeast-2.console.aws.amazon.com/vpc/home?region=ap-southeast-2" TargetMode="External"/><Relationship Id="rId21" Type="http://schemas.openxmlformats.org/officeDocument/2006/relationships/hyperlink" Target="https://ap-southeast-2.console.aws.amazon.com/ec2/home?region=ap-southeast-2" TargetMode="External"/><Relationship Id="rId34" Type="http://schemas.openxmlformats.org/officeDocument/2006/relationships/hyperlink" Target="https://ap-southeast-2.console.aws.amazon.com/vpc/home?region=ap-southeast-2" TargetMode="External"/><Relationship Id="rId42" Type="http://schemas.openxmlformats.org/officeDocument/2006/relationships/hyperlink" Target="https://ap-southeast-2.console.aws.amazon.com/vpc/home?region=ap-southeast-2" TargetMode="External"/><Relationship Id="rId47" Type="http://schemas.openxmlformats.org/officeDocument/2006/relationships/hyperlink" Target="https://ap-southeast-2.console.aws.amazon.com/vpc/home?region=ap-southeast-2" TargetMode="External"/><Relationship Id="rId50" Type="http://schemas.openxmlformats.org/officeDocument/2006/relationships/header" Target="header1.xml"/><Relationship Id="rId55" Type="http://schemas.openxmlformats.org/officeDocument/2006/relationships/customXml" Target="../customXml/item1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hyperlink" Target="https://ap-southeast-2.console.aws.amazon.com/vpc/home?region=ap-southeast-2" TargetMode="External"/><Relationship Id="rId29" Type="http://schemas.openxmlformats.org/officeDocument/2006/relationships/hyperlink" Target="https://ap-southeast-2.console.aws.amazon.com/ec2/home?region=ap-southeast-2" TargetMode="External"/><Relationship Id="rId11" Type="http://schemas.openxmlformats.org/officeDocument/2006/relationships/hyperlink" Target="https://ap-southeast-2.console.aws.amazon.com/vpc/home?region=ap-southeast-2" TargetMode="External"/><Relationship Id="rId24" Type="http://schemas.openxmlformats.org/officeDocument/2006/relationships/hyperlink" Target="https://ap-southeast-2.console.aws.amazon.com/vpc/home?region=ap-southeast-2" TargetMode="External"/><Relationship Id="rId32" Type="http://schemas.openxmlformats.org/officeDocument/2006/relationships/hyperlink" Target="https://ap-southeast-2.console.aws.amazon.com/vpc/home?region=ap-southeast-2" TargetMode="External"/><Relationship Id="rId37" Type="http://schemas.openxmlformats.org/officeDocument/2006/relationships/hyperlink" Target="https://ap-southeast-2.console.aws.amazon.com/ec2/home?region=ap-southeast-2" TargetMode="External"/><Relationship Id="rId40" Type="http://schemas.openxmlformats.org/officeDocument/2006/relationships/hyperlink" Target="https://ap-southeast-2.console.aws.amazon.com/vpc/home?region=ap-southeast-2" TargetMode="External"/><Relationship Id="rId45" Type="http://schemas.openxmlformats.org/officeDocument/2006/relationships/hyperlink" Target="https://ap-southeast-2.console.aws.amazon.com/vpc/home?region=ap-southeast-2" TargetMode="External"/><Relationship Id="rId53" Type="http://schemas.microsoft.com/office/2011/relationships/people" Target="people.xml"/><Relationship Id="rId5" Type="http://schemas.openxmlformats.org/officeDocument/2006/relationships/endnotes" Target="endnotes.xml"/><Relationship Id="rId19" Type="http://schemas.openxmlformats.org/officeDocument/2006/relationships/hyperlink" Target="https://ap-southeast-2.console.aws.amazon.com/vpc/home?region=ap-southeast-2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ap-southeast-2.console.aws.amazon.com/ec2/home?region=ap-southeast-2" TargetMode="External"/><Relationship Id="rId14" Type="http://schemas.openxmlformats.org/officeDocument/2006/relationships/hyperlink" Target="https://ap-southeast-2.console.aws.amazon.com/vpc/home?region=ap-southeast-2" TargetMode="External"/><Relationship Id="rId22" Type="http://schemas.openxmlformats.org/officeDocument/2006/relationships/hyperlink" Target="https://ap-southeast-2.console.aws.amazon.com/vpc/home?region=ap-southeast-2" TargetMode="External"/><Relationship Id="rId27" Type="http://schemas.openxmlformats.org/officeDocument/2006/relationships/hyperlink" Target="https://ap-southeast-2.console.aws.amazon.com/vpc/home?region=ap-southeast-2" TargetMode="External"/><Relationship Id="rId30" Type="http://schemas.openxmlformats.org/officeDocument/2006/relationships/hyperlink" Target="https://ap-southeast-2.console.aws.amazon.com/vpc/home?region=ap-southeast-2" TargetMode="External"/><Relationship Id="rId35" Type="http://schemas.openxmlformats.org/officeDocument/2006/relationships/hyperlink" Target="https://ap-southeast-2.console.aws.amazon.com/vpc/home?region=ap-southeast-2" TargetMode="External"/><Relationship Id="rId43" Type="http://schemas.openxmlformats.org/officeDocument/2006/relationships/hyperlink" Target="https://ap-southeast-2.console.aws.amazon.com/vpc/home?region=ap-southeast-2" TargetMode="External"/><Relationship Id="rId48" Type="http://schemas.openxmlformats.org/officeDocument/2006/relationships/image" Target="media/image3.png"/><Relationship Id="rId56" Type="http://schemas.openxmlformats.org/officeDocument/2006/relationships/customXml" Target="../customXml/item2.xml"/><Relationship Id="rId8" Type="http://schemas.openxmlformats.org/officeDocument/2006/relationships/hyperlink" Target="https://ap-southeast-2.console.aws.amazon.com/vpc/home?region=ap-southeast-2" TargetMode="External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hyperlink" Target="https://ap-southeast-2.console.aws.amazon.com/ec2/home?region=ap-southeast-2" TargetMode="External"/><Relationship Id="rId17" Type="http://schemas.openxmlformats.org/officeDocument/2006/relationships/hyperlink" Target="https://ap-southeast-2.console.aws.amazon.com/ec2/home?region=ap-southeast-2" TargetMode="External"/><Relationship Id="rId25" Type="http://schemas.openxmlformats.org/officeDocument/2006/relationships/hyperlink" Target="https://ap-southeast-2.console.aws.amazon.com/vpc/home?region=ap-southeast-2" TargetMode="External"/><Relationship Id="rId33" Type="http://schemas.openxmlformats.org/officeDocument/2006/relationships/hyperlink" Target="https://ap-southeast-2.console.aws.amazon.com/vpc/home?region=ap-southeast-2" TargetMode="External"/><Relationship Id="rId38" Type="http://schemas.openxmlformats.org/officeDocument/2006/relationships/hyperlink" Target="https://ap-southeast-2.console.aws.amazon.com/vpc/home?region=ap-southeast-2" TargetMode="External"/><Relationship Id="rId46" Type="http://schemas.openxmlformats.org/officeDocument/2006/relationships/hyperlink" Target="https://ap-southeast-2.console.aws.amazon.com/vpc/home?region=ap-southeast-2" TargetMode="External"/><Relationship Id="rId20" Type="http://schemas.openxmlformats.org/officeDocument/2006/relationships/hyperlink" Target="https://ap-southeast-2.console.aws.amazon.com/ec2/home?region=ap-southeast-2" TargetMode="External"/><Relationship Id="rId41" Type="http://schemas.openxmlformats.org/officeDocument/2006/relationships/hyperlink" Target="https://ap-southeast-2.console.aws.amazon.com/vpc/home?region=ap-southeast-2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hyperlink" Target="https://ap-southeast-2.console.aws.amazon.com/vpc/home?region=ap-southeast-2" TargetMode="External"/><Relationship Id="rId23" Type="http://schemas.openxmlformats.org/officeDocument/2006/relationships/hyperlink" Target="https://ap-southeast-2.console.aws.amazon.com/vpc/home?region=ap-southeast-2" TargetMode="External"/><Relationship Id="rId28" Type="http://schemas.openxmlformats.org/officeDocument/2006/relationships/hyperlink" Target="https://ap-southeast-2.console.aws.amazon.com/ec2/home?region=ap-southeast-2" TargetMode="External"/><Relationship Id="rId36" Type="http://schemas.openxmlformats.org/officeDocument/2006/relationships/hyperlink" Target="https://ap-southeast-2.console.aws.amazon.com/ec2/home?region=ap-southeast-2" TargetMode="External"/><Relationship Id="rId49" Type="http://schemas.openxmlformats.org/officeDocument/2006/relationships/hyperlink" Target="https://docs.aws.amazon.com/vpn/latest/s2svpn/VPC_VPN.html" TargetMode="External"/><Relationship Id="rId57" Type="http://schemas.openxmlformats.org/officeDocument/2006/relationships/customXml" Target="../customXml/item3.xml"/><Relationship Id="rId10" Type="http://schemas.openxmlformats.org/officeDocument/2006/relationships/hyperlink" Target="https://ap-southeast-2.console.aws.amazon.com/vpc/home?region=ap-southeast-2" TargetMode="External"/><Relationship Id="rId31" Type="http://schemas.openxmlformats.org/officeDocument/2006/relationships/hyperlink" Target="https://ap-southeast-2.console.aws.amazon.com/vpc/home?region=ap-southeast-2" TargetMode="External"/><Relationship Id="rId44" Type="http://schemas.openxmlformats.org/officeDocument/2006/relationships/hyperlink" Target="https://ap-southeast-2.console.aws.amazon.com/vpc/home?region=ap-southeast-2" TargetMode="External"/><Relationship Id="rId5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A3D3CC342B13458396DA7D8F8528D5" ma:contentTypeVersion="12" ma:contentTypeDescription="Create a new document." ma:contentTypeScope="" ma:versionID="f1269a2995d7cd3d6b96805973441c50">
  <xsd:schema xmlns:xsd="http://www.w3.org/2001/XMLSchema" xmlns:xs="http://www.w3.org/2001/XMLSchema" xmlns:p="http://schemas.microsoft.com/office/2006/metadata/properties" xmlns:ns2="e1e692bc-f3ca-41fc-9396-166cb88286d7" xmlns:ns3="984dc6e0-c8b1-4106-b53c-8fde4d4677c4" targetNamespace="http://schemas.microsoft.com/office/2006/metadata/properties" ma:root="true" ma:fieldsID="21ed68b4dc910a0a64a12e04b6f8eecf" ns2:_="" ns3:_="">
    <xsd:import namespace="e1e692bc-f3ca-41fc-9396-166cb88286d7"/>
    <xsd:import namespace="984dc6e0-c8b1-4106-b53c-8fde4d4677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e692bc-f3ca-41fc-9396-166cb88286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4dc6e0-c8b1-4106-b53c-8fde4d4677c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C6BA5E-4E60-489C-B6E9-217C58BDD1F8}"/>
</file>

<file path=customXml/itemProps2.xml><?xml version="1.0" encoding="utf-8"?>
<ds:datastoreItem xmlns:ds="http://schemas.openxmlformats.org/officeDocument/2006/customXml" ds:itemID="{B5C84220-4815-4B84-A7AC-A75E5C79E517}"/>
</file>

<file path=customXml/itemProps3.xml><?xml version="1.0" encoding="utf-8"?>
<ds:datastoreItem xmlns:ds="http://schemas.openxmlformats.org/officeDocument/2006/customXml" ds:itemID="{81E89AFD-B1BB-40E0-8C7E-EB3D92C7A1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5450</TotalTime>
  <Pages>11</Pages>
  <Words>2155</Words>
  <Characters>12288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Lateef</dc:creator>
  <cp:keywords/>
  <dc:description/>
  <cp:lastModifiedBy>Shamim Lateef</cp:lastModifiedBy>
  <cp:revision>26</cp:revision>
  <dcterms:created xsi:type="dcterms:W3CDTF">2022-03-29T20:49:00Z</dcterms:created>
  <dcterms:modified xsi:type="dcterms:W3CDTF">2022-04-10T19:55:00Z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0x010100B5A3D3CC342B13458396DA7D8F8528D5</vt:lpwstr>
  </property>
</Properties>
</file>